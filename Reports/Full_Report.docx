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E0EE89" w14:textId="2D2BC1CE" w:rsidR="001A58D5" w:rsidRPr="001A58D5" w:rsidRDefault="001A58D5" w:rsidP="001A58D5">
      <w:pPr>
        <w:jc w:val="center"/>
        <w:rPr>
          <w:ins w:id="0" w:author="Michael Gofron" w:date="2015-06-10T23:08:00Z"/>
          <w:b/>
          <w:sz w:val="40"/>
          <w:szCs w:val="40"/>
          <w:rPrChange w:id="1" w:author="Michael Gofron" w:date="2015-06-10T23:08:00Z">
            <w:rPr>
              <w:ins w:id="2" w:author="Michael Gofron" w:date="2015-06-10T23:08:00Z"/>
            </w:rPr>
          </w:rPrChange>
        </w:rPr>
        <w:pPrChange w:id="3" w:author="Michael Gofron" w:date="2015-06-10T23:08:00Z">
          <w:pPr/>
        </w:pPrChange>
      </w:pPr>
      <w:ins w:id="4" w:author="Michael Gofron" w:date="2015-06-10T23:08:00Z">
        <w:r w:rsidRPr="001A58D5">
          <w:rPr>
            <w:b/>
            <w:sz w:val="40"/>
            <w:szCs w:val="40"/>
            <w:rPrChange w:id="5" w:author="Michael Gofron" w:date="2015-06-10T23:08:00Z">
              <w:rPr/>
            </w:rPrChange>
          </w:rPr>
          <w:t>March Madness Full Report</w:t>
        </w:r>
      </w:ins>
    </w:p>
    <w:p w14:paraId="2A3CA00A" w14:textId="02B6D2FC" w:rsidR="00F5658F" w:rsidRPr="001A58D5" w:rsidDel="001A58D5" w:rsidRDefault="001A58D5" w:rsidP="001A58D5">
      <w:pPr>
        <w:jc w:val="center"/>
        <w:rPr>
          <w:del w:id="6" w:author="Michael Gofron" w:date="2015-06-10T23:08:00Z"/>
          <w:b/>
          <w:sz w:val="40"/>
          <w:szCs w:val="40"/>
          <w:rPrChange w:id="7" w:author="Michael Gofron" w:date="2015-06-10T23:07:00Z">
            <w:rPr>
              <w:del w:id="8" w:author="Michael Gofron" w:date="2015-06-10T23:08:00Z"/>
            </w:rPr>
          </w:rPrChange>
        </w:rPr>
        <w:pPrChange w:id="9" w:author="Michael Gofron" w:date="2015-06-10T23:08:00Z">
          <w:pPr/>
        </w:pPrChange>
      </w:pPr>
      <w:ins w:id="10" w:author="Michael Gofron" w:date="2015-06-10T23:08:00Z">
        <w:r>
          <w:t xml:space="preserve">By: </w:t>
        </w:r>
      </w:ins>
      <w:del w:id="11" w:author="Michael Gofron" w:date="2015-06-10T23:08:00Z">
        <w:r w:rsidR="00F5658F" w:rsidRPr="001A58D5" w:rsidDel="001A58D5">
          <w:rPr>
            <w:b/>
            <w:sz w:val="40"/>
            <w:szCs w:val="40"/>
            <w:rPrChange w:id="12" w:author="Michael Gofron" w:date="2015-06-10T23:07:00Z">
              <w:rPr/>
            </w:rPrChange>
          </w:rPr>
          <w:delText>Full Report</w:delText>
        </w:r>
      </w:del>
    </w:p>
    <w:p w14:paraId="72D47965" w14:textId="72C99E26" w:rsidR="00F5658F" w:rsidRPr="005F2B5A" w:rsidDel="001A58D5" w:rsidRDefault="00F5658F" w:rsidP="001A58D5">
      <w:pPr>
        <w:jc w:val="center"/>
        <w:rPr>
          <w:del w:id="13" w:author="Michael Gofron" w:date="2015-06-10T23:07:00Z"/>
        </w:rPr>
        <w:pPrChange w:id="14" w:author="Michael Gofron" w:date="2015-06-10T23:08:00Z">
          <w:pPr/>
        </w:pPrChange>
      </w:pPr>
      <w:del w:id="15" w:author="Michael Gofron" w:date="2015-06-10T23:07:00Z">
        <w:r w:rsidRPr="005F2B5A" w:rsidDel="001A58D5">
          <w:delText>March Madness</w:delText>
        </w:r>
      </w:del>
    </w:p>
    <w:p w14:paraId="5C4208C2" w14:textId="77777777" w:rsidR="00F5658F" w:rsidRPr="005F2B5A" w:rsidRDefault="00F5658F" w:rsidP="001A58D5">
      <w:pPr>
        <w:jc w:val="center"/>
        <w:pPrChange w:id="16" w:author="Michael Gofron" w:date="2015-06-10T23:08:00Z">
          <w:pPr/>
        </w:pPrChange>
      </w:pPr>
      <w:r w:rsidRPr="005F2B5A">
        <w:t>Juan-David Dominguez &amp; Michael Gofron</w:t>
      </w:r>
    </w:p>
    <w:p w14:paraId="6C56D80F" w14:textId="5B682088" w:rsidR="00F5658F" w:rsidRDefault="00796ADD" w:rsidP="001A58D5">
      <w:pPr>
        <w:jc w:val="center"/>
        <w:rPr>
          <w:ins w:id="17" w:author="Michael Gofron" w:date="2015-06-10T23:09:00Z"/>
        </w:rPr>
        <w:pPrChange w:id="18" w:author="Michael Gofron" w:date="2015-06-10T23:08:00Z">
          <w:pPr/>
        </w:pPrChange>
      </w:pPr>
      <w:r>
        <w:fldChar w:fldCharType="begin"/>
      </w:r>
      <w:r>
        <w:instrText xml:space="preserve"> HYPERLINK "mailto:juandominguez2017@u.northwestern.edu" </w:instrText>
      </w:r>
      <w:r>
        <w:fldChar w:fldCharType="separate"/>
      </w:r>
      <w:r w:rsidR="00F5658F" w:rsidRPr="005F2B5A">
        <w:t>juandominguez2017@u.nort</w:t>
      </w:r>
      <w:r w:rsidR="00F5658F" w:rsidRPr="005F2B5A">
        <w:t>h</w:t>
      </w:r>
      <w:r w:rsidR="00F5658F" w:rsidRPr="005F2B5A">
        <w:t>western.edu</w:t>
      </w:r>
      <w:r>
        <w:fldChar w:fldCharType="end"/>
      </w:r>
      <w:r w:rsidR="00F5658F" w:rsidRPr="005F2B5A">
        <w:t xml:space="preserve"> &amp; </w:t>
      </w:r>
      <w:r w:rsidR="001A58D5" w:rsidRPr="001A58D5">
        <w:rPr>
          <w:rPrChange w:id="19" w:author="Michael Gofron" w:date="2015-06-10T23:09:00Z">
            <w:rPr>
              <w:rStyle w:val="Hyperlink"/>
            </w:rPr>
          </w:rPrChange>
        </w:rPr>
        <w:t>michaelgofron2017@u.northwestern.edu</w:t>
      </w:r>
    </w:p>
    <w:p w14:paraId="41C19EF1" w14:textId="77777777" w:rsidR="001A58D5" w:rsidRPr="005F2B5A" w:rsidRDefault="001A58D5" w:rsidP="001A58D5">
      <w:pPr>
        <w:jc w:val="center"/>
        <w:pPrChange w:id="20" w:author="Michael Gofron" w:date="2015-06-10T23:08:00Z">
          <w:pPr/>
        </w:pPrChange>
      </w:pPr>
    </w:p>
    <w:p w14:paraId="5AABB2A1" w14:textId="77777777" w:rsidR="00F5658F" w:rsidRDefault="00F5658F" w:rsidP="001A58D5">
      <w:pPr>
        <w:jc w:val="center"/>
        <w:pPrChange w:id="21" w:author="Michael Gofron" w:date="2015-06-10T23:08:00Z">
          <w:pPr/>
        </w:pPrChange>
      </w:pPr>
      <w:r w:rsidRPr="005F2B5A">
        <w:t>EECS 349 Machine Learning, Northwestern University</w:t>
      </w:r>
    </w:p>
    <w:p w14:paraId="74A2AC63" w14:textId="77777777" w:rsidR="008D1879" w:rsidRDefault="008D1879" w:rsidP="008D1879">
      <w:pPr>
        <w:rPr>
          <w:ins w:id="22" w:author="Michael Gofron" w:date="2015-06-10T23:00:00Z"/>
        </w:rPr>
      </w:pPr>
    </w:p>
    <w:p w14:paraId="283A8F0B" w14:textId="698E7335" w:rsidR="00507E9E" w:rsidRPr="00507E9E" w:rsidRDefault="00507E9E" w:rsidP="006A6424">
      <w:pPr>
        <w:jc w:val="center"/>
        <w:rPr>
          <w:b/>
          <w:rPrChange w:id="23" w:author="Michael Gofron" w:date="2015-06-10T23:00:00Z">
            <w:rPr/>
          </w:rPrChange>
        </w:rPr>
        <w:pPrChange w:id="24" w:author="Michael Gofron" w:date="2015-06-10T23:02:00Z">
          <w:pPr/>
        </w:pPrChange>
      </w:pPr>
      <w:ins w:id="25" w:author="Michael Gofron" w:date="2015-06-10T23:00:00Z">
        <w:r w:rsidRPr="00507E9E">
          <w:rPr>
            <w:b/>
            <w:rPrChange w:id="26" w:author="Michael Gofron" w:date="2015-06-10T23:00:00Z">
              <w:rPr/>
            </w:rPrChange>
          </w:rPr>
          <w:t>Motivation</w:t>
        </w:r>
      </w:ins>
    </w:p>
    <w:p w14:paraId="07F0BC02" w14:textId="56771D12" w:rsidR="00F5658F" w:rsidDel="00507E9E" w:rsidRDefault="00F5658F" w:rsidP="008D1879">
      <w:pPr>
        <w:ind w:firstLine="720"/>
        <w:rPr>
          <w:del w:id="27" w:author="Juan David  Dominguez" w:date="2015-06-10T18:18:00Z"/>
          <w:rFonts w:eastAsia="Times New Roman" w:cs="Times New Roman"/>
          <w:color w:val="222222"/>
          <w:shd w:val="clear" w:color="auto" w:fill="FEFEFE"/>
        </w:rPr>
      </w:pPr>
      <w:r w:rsidRPr="005F2B5A">
        <w:t xml:space="preserve">We were motivated to find a way to generate a perfect bracket or a better bracket than average based on the idea that it is </w:t>
      </w:r>
      <w:r w:rsidRPr="005F2B5A">
        <w:rPr>
          <w:rFonts w:eastAsia="Times New Roman" w:cs="Times New Roman"/>
        </w:rPr>
        <w:t xml:space="preserve">a mathematically interesting task and economically advantageous. It is mathematically interesting because the predicted odds of getting a perfect bracket are </w:t>
      </w:r>
      <w:r w:rsidRPr="005F2B5A">
        <w:rPr>
          <w:rFonts w:eastAsia="Times New Roman" w:cs="Times New Roman"/>
          <w:color w:val="222222"/>
          <w:shd w:val="clear" w:color="auto" w:fill="FEFEFE"/>
        </w:rPr>
        <w:t>1 in 1,610,543,269</w:t>
      </w:r>
      <w:ins w:id="28" w:author="Juan David  Dominguez" w:date="2015-06-10T17:44:00Z">
        <w:r w:rsidR="00BC17A8">
          <w:rPr>
            <w:rFonts w:eastAsia="Times New Roman" w:cs="Times New Roman"/>
            <w:color w:val="222222"/>
            <w:shd w:val="clear" w:color="auto" w:fill="FEFEFE"/>
          </w:rPr>
          <w:t xml:space="preserve">. </w:t>
        </w:r>
      </w:ins>
      <w:ins w:id="29" w:author="Juan David  Dominguez" w:date="2015-06-10T17:45:00Z">
        <w:r w:rsidR="00BC17A8">
          <w:rPr>
            <w:rFonts w:eastAsia="Times New Roman" w:cs="Times New Roman"/>
            <w:color w:val="222222"/>
            <w:shd w:val="clear" w:color="auto" w:fill="FEFEFE"/>
          </w:rPr>
          <w:t>These odds are so slim because</w:t>
        </w:r>
      </w:ins>
      <w:ins w:id="30" w:author="Juan David  Dominguez" w:date="2015-06-10T17:43:00Z">
        <w:r w:rsidR="00BC17A8">
          <w:rPr>
            <w:rFonts w:eastAsia="Times New Roman" w:cs="Times New Roman"/>
            <w:color w:val="222222"/>
            <w:shd w:val="clear" w:color="auto" w:fill="FEFEFE"/>
          </w:rPr>
          <w:t xml:space="preserve"> one would have to guess the correct outcome of </w:t>
        </w:r>
      </w:ins>
      <w:ins w:id="31" w:author="Juan David  Dominguez" w:date="2015-06-10T17:44:00Z">
        <w:r w:rsidR="00BC17A8">
          <w:rPr>
            <w:rFonts w:eastAsia="Times New Roman" w:cs="Times New Roman"/>
            <w:color w:val="222222"/>
            <w:shd w:val="clear" w:color="auto" w:fill="FEFEFE"/>
          </w:rPr>
          <w:t xml:space="preserve">63 </w:t>
        </w:r>
      </w:ins>
      <w:ins w:id="32" w:author="Juan David  Dominguez" w:date="2015-06-10T17:43:00Z">
        <w:r w:rsidR="00BC17A8">
          <w:rPr>
            <w:rFonts w:eastAsia="Times New Roman" w:cs="Times New Roman"/>
            <w:color w:val="222222"/>
            <w:shd w:val="clear" w:color="auto" w:fill="FEFEFE"/>
          </w:rPr>
          <w:t>consecutive games</w:t>
        </w:r>
      </w:ins>
      <w:ins w:id="33" w:author="Juan David  Dominguez" w:date="2015-06-10T17:44:00Z">
        <w:r w:rsidR="00BC17A8">
          <w:rPr>
            <w:rFonts w:eastAsia="Times New Roman" w:cs="Times New Roman"/>
            <w:color w:val="222222"/>
            <w:shd w:val="clear" w:color="auto" w:fill="FEFEFE"/>
          </w:rPr>
          <w:t>, where an early</w:t>
        </w:r>
      </w:ins>
      <w:ins w:id="34" w:author="Juan David  Dominguez" w:date="2015-06-10T17:45:00Z">
        <w:r w:rsidR="00BC17A8">
          <w:rPr>
            <w:rFonts w:eastAsia="Times New Roman" w:cs="Times New Roman"/>
            <w:color w:val="222222"/>
            <w:shd w:val="clear" w:color="auto" w:fill="FEFEFE"/>
          </w:rPr>
          <w:t xml:space="preserve"> mistake guarantee</w:t>
        </w:r>
      </w:ins>
      <w:ins w:id="35" w:author="Juan David  Dominguez" w:date="2015-06-10T17:46:00Z">
        <w:r w:rsidR="00BC17A8">
          <w:rPr>
            <w:rFonts w:eastAsia="Times New Roman" w:cs="Times New Roman"/>
            <w:color w:val="222222"/>
            <w:shd w:val="clear" w:color="auto" w:fill="FEFEFE"/>
          </w:rPr>
          <w:t>s</w:t>
        </w:r>
      </w:ins>
      <w:ins w:id="36" w:author="Juan David  Dominguez" w:date="2015-06-10T17:45:00Z">
        <w:r w:rsidR="00BC17A8">
          <w:rPr>
            <w:rFonts w:eastAsia="Times New Roman" w:cs="Times New Roman"/>
            <w:color w:val="222222"/>
            <w:shd w:val="clear" w:color="auto" w:fill="FEFEFE"/>
          </w:rPr>
          <w:t xml:space="preserve"> the rest of the bracket is incorrect</w:t>
        </w:r>
      </w:ins>
      <w:ins w:id="37" w:author="Juan David  Dominguez" w:date="2015-06-10T17:43:00Z">
        <w:r w:rsidR="00BC17A8">
          <w:rPr>
            <w:rFonts w:eastAsia="Times New Roman" w:cs="Times New Roman"/>
            <w:color w:val="222222"/>
            <w:shd w:val="clear" w:color="auto" w:fill="FEFEFE"/>
          </w:rPr>
          <w:t xml:space="preserve">. </w:t>
        </w:r>
      </w:ins>
      <w:del w:id="38" w:author="Juan David  Dominguez" w:date="2015-06-10T17:43:00Z">
        <w:r w:rsidRPr="005F2B5A" w:rsidDel="00BC17A8">
          <w:rPr>
            <w:rFonts w:eastAsia="Times New Roman" w:cs="Times New Roman"/>
            <w:color w:val="222222"/>
            <w:shd w:val="clear" w:color="auto" w:fill="FEFEFE"/>
          </w:rPr>
          <w:delText xml:space="preserve"> (for the year 2015).</w:delText>
        </w:r>
      </w:del>
      <w:r w:rsidRPr="005F2B5A">
        <w:rPr>
          <w:rFonts w:eastAsia="Times New Roman" w:cs="Times New Roman"/>
          <w:color w:val="222222"/>
          <w:shd w:val="clear" w:color="auto" w:fill="FEFEFE"/>
        </w:rPr>
        <w:t xml:space="preserve"> Additionally, it is economically advantageous because we can make money by betting with our friends and others on who has a better bracket</w:t>
      </w:r>
      <w:del w:id="39" w:author="Juan David  Dominguez" w:date="2015-06-10T17:46:00Z">
        <w:r w:rsidRPr="005F2B5A" w:rsidDel="00BC17A8">
          <w:rPr>
            <w:rFonts w:eastAsia="Times New Roman" w:cs="Times New Roman"/>
            <w:color w:val="222222"/>
            <w:shd w:val="clear" w:color="auto" w:fill="FEFEFE"/>
          </w:rPr>
          <w:delText>.</w:delText>
        </w:r>
        <w:r w:rsidR="00BC17A8" w:rsidDel="00BC17A8">
          <w:rPr>
            <w:rFonts w:eastAsia="Times New Roman" w:cs="Times New Roman"/>
            <w:color w:val="222222"/>
            <w:shd w:val="clear" w:color="auto" w:fill="FEFEFE"/>
          </w:rPr>
          <w:delText xml:space="preserve"> Also,</w:delText>
        </w:r>
      </w:del>
      <w:ins w:id="40" w:author="Juan David  Dominguez" w:date="2015-06-10T17:46:00Z">
        <w:r w:rsidR="00BC17A8">
          <w:rPr>
            <w:rFonts w:eastAsia="Times New Roman" w:cs="Times New Roman"/>
            <w:color w:val="222222"/>
            <w:shd w:val="clear" w:color="auto" w:fill="FEFEFE"/>
          </w:rPr>
          <w:t>, and</w:t>
        </w:r>
      </w:ins>
      <w:r w:rsidR="00BC17A8">
        <w:rPr>
          <w:rFonts w:eastAsia="Times New Roman" w:cs="Times New Roman"/>
          <w:color w:val="222222"/>
          <w:shd w:val="clear" w:color="auto" w:fill="FEFEFE"/>
        </w:rPr>
        <w:t xml:space="preserve"> there is usually money offered for a perfect bracket by multiple companies.</w:t>
      </w:r>
    </w:p>
    <w:p w14:paraId="14B85E42" w14:textId="77777777" w:rsidR="00507E9E" w:rsidRDefault="00507E9E">
      <w:pPr>
        <w:ind w:firstLine="720"/>
        <w:rPr>
          <w:ins w:id="41" w:author="Michael Gofron" w:date="2015-06-10T23:00:00Z"/>
          <w:rFonts w:eastAsia="Times New Roman" w:cs="Times New Roman"/>
          <w:color w:val="222222"/>
          <w:shd w:val="clear" w:color="auto" w:fill="FEFEFE"/>
        </w:rPr>
        <w:pPrChange w:id="42" w:author="Juan David  Dominguez" w:date="2015-06-10T18:18:00Z">
          <w:pPr/>
        </w:pPrChange>
      </w:pPr>
    </w:p>
    <w:p w14:paraId="18E6ACC5" w14:textId="77777777" w:rsidR="00507E9E" w:rsidRPr="00AA1771" w:rsidRDefault="00507E9E" w:rsidP="008D1879">
      <w:pPr>
        <w:ind w:firstLine="720"/>
        <w:rPr>
          <w:ins w:id="43" w:author="Michael Gofron" w:date="2015-06-10T23:00:00Z"/>
        </w:rPr>
      </w:pPr>
    </w:p>
    <w:p w14:paraId="1775BD84" w14:textId="647EC659" w:rsidR="000F03A4" w:rsidRPr="00507E9E" w:rsidRDefault="00507E9E" w:rsidP="006A6424">
      <w:pPr>
        <w:jc w:val="center"/>
        <w:rPr>
          <w:rFonts w:eastAsia="Times New Roman" w:cs="Times New Roman"/>
          <w:b/>
          <w:color w:val="222222"/>
          <w:shd w:val="clear" w:color="auto" w:fill="FEFEFE"/>
          <w:rPrChange w:id="44" w:author="Michael Gofron" w:date="2015-06-10T23:00:00Z">
            <w:rPr>
              <w:rFonts w:eastAsia="Times New Roman" w:cs="Times New Roman"/>
              <w:color w:val="222222"/>
              <w:shd w:val="clear" w:color="auto" w:fill="FEFEFE"/>
            </w:rPr>
          </w:rPrChange>
        </w:rPr>
        <w:pPrChange w:id="45" w:author="Michael Gofron" w:date="2015-06-10T23:02:00Z">
          <w:pPr/>
        </w:pPrChange>
      </w:pPr>
      <w:ins w:id="46" w:author="Michael Gofron" w:date="2015-06-10T23:00:00Z">
        <w:r w:rsidRPr="00507E9E">
          <w:rPr>
            <w:rFonts w:eastAsia="Times New Roman" w:cs="Times New Roman"/>
            <w:b/>
            <w:color w:val="222222"/>
            <w:shd w:val="clear" w:color="auto" w:fill="FEFEFE"/>
            <w:rPrChange w:id="47" w:author="Michael Gofron" w:date="2015-06-10T23:00:00Z">
              <w:rPr>
                <w:rFonts w:eastAsia="Times New Roman" w:cs="Times New Roman"/>
                <w:color w:val="222222"/>
                <w:shd w:val="clear" w:color="auto" w:fill="FEFEFE"/>
              </w:rPr>
            </w:rPrChange>
          </w:rPr>
          <w:t>Tools</w:t>
        </w:r>
      </w:ins>
    </w:p>
    <w:p w14:paraId="1B405B41" w14:textId="5716C242" w:rsidR="000F03A4" w:rsidDel="00507E9E" w:rsidRDefault="00F5658F">
      <w:pPr>
        <w:ind w:firstLine="720"/>
        <w:rPr>
          <w:del w:id="48" w:author="Juan David  Dominguez" w:date="2015-06-10T17:49:00Z"/>
          <w:rFonts w:eastAsia="Times New Roman" w:cs="Times New Roman"/>
          <w:color w:val="222222"/>
          <w:shd w:val="clear" w:color="auto" w:fill="FEFEFE"/>
        </w:rPr>
        <w:pPrChange w:id="49" w:author="Juan David  Dominguez" w:date="2015-06-10T17:49:00Z">
          <w:pPr/>
        </w:pPrChange>
      </w:pPr>
      <w:r>
        <w:rPr>
          <w:rFonts w:eastAsia="Times New Roman" w:cs="Times New Roman"/>
          <w:color w:val="222222"/>
          <w:shd w:val="clear" w:color="auto" w:fill="FEFEFE"/>
        </w:rPr>
        <w:t>We</w:t>
      </w:r>
      <w:ins w:id="50" w:author="Juan David  Dominguez" w:date="2015-06-10T17:47:00Z">
        <w:r w:rsidR="00BC17A8">
          <w:rPr>
            <w:rFonts w:eastAsia="Times New Roman" w:cs="Times New Roman"/>
            <w:color w:val="222222"/>
            <w:shd w:val="clear" w:color="auto" w:fill="FEFEFE"/>
          </w:rPr>
          <w:t xml:space="preserve"> are</w:t>
        </w:r>
      </w:ins>
      <w:r>
        <w:rPr>
          <w:rFonts w:eastAsia="Times New Roman" w:cs="Times New Roman"/>
          <w:color w:val="222222"/>
          <w:shd w:val="clear" w:color="auto" w:fill="FEFEFE"/>
        </w:rPr>
        <w:t xml:space="preserve"> us</w:t>
      </w:r>
      <w:ins w:id="51" w:author="Juan David  Dominguez" w:date="2015-06-10T17:47:00Z">
        <w:r w:rsidR="00BC17A8">
          <w:rPr>
            <w:rFonts w:eastAsia="Times New Roman" w:cs="Times New Roman"/>
            <w:color w:val="222222"/>
            <w:shd w:val="clear" w:color="auto" w:fill="FEFEFE"/>
          </w:rPr>
          <w:t>ing the classifiers from the python Scikit library. This</w:t>
        </w:r>
      </w:ins>
      <w:ins w:id="52" w:author="Juan David  Dominguez" w:date="2015-06-10T17:48:00Z">
        <w:r w:rsidR="00BC17A8">
          <w:rPr>
            <w:rFonts w:eastAsia="Times New Roman" w:cs="Times New Roman"/>
            <w:color w:val="222222"/>
            <w:shd w:val="clear" w:color="auto" w:fill="FEFEFE"/>
          </w:rPr>
          <w:t xml:space="preserve"> library</w:t>
        </w:r>
      </w:ins>
      <w:ins w:id="53" w:author="Juan David  Dominguez" w:date="2015-06-10T17:47:00Z">
        <w:r w:rsidR="00BC17A8">
          <w:rPr>
            <w:rFonts w:eastAsia="Times New Roman" w:cs="Times New Roman"/>
            <w:color w:val="222222"/>
            <w:shd w:val="clear" w:color="auto" w:fill="FEFEFE"/>
          </w:rPr>
          <w:t xml:space="preserve"> includes</w:t>
        </w:r>
      </w:ins>
      <w:ins w:id="54" w:author="Juan David  Dominguez" w:date="2015-06-10T17:48:00Z">
        <w:r w:rsidR="00BC17A8">
          <w:rPr>
            <w:rFonts w:eastAsia="Times New Roman" w:cs="Times New Roman"/>
            <w:color w:val="222222"/>
            <w:shd w:val="clear" w:color="auto" w:fill="FEFEFE"/>
          </w:rPr>
          <w:t xml:space="preserve"> our current main </w:t>
        </w:r>
      </w:ins>
      <w:del w:id="55" w:author="Juan David  Dominguez" w:date="2015-06-10T17:47:00Z">
        <w:r w:rsidDel="00BC17A8">
          <w:rPr>
            <w:rFonts w:eastAsia="Times New Roman" w:cs="Times New Roman"/>
            <w:color w:val="222222"/>
            <w:shd w:val="clear" w:color="auto" w:fill="FEFEFE"/>
          </w:rPr>
          <w:delText>ed</w:delText>
        </w:r>
      </w:del>
      <w:del w:id="56" w:author="Juan David  Dominguez" w:date="2015-06-10T17:48:00Z">
        <w:r w:rsidDel="00BC17A8">
          <w:rPr>
            <w:rFonts w:eastAsia="Times New Roman" w:cs="Times New Roman"/>
            <w:color w:val="222222"/>
            <w:shd w:val="clear" w:color="auto" w:fill="FEFEFE"/>
          </w:rPr>
          <w:delText xml:space="preserve"> </w:delText>
        </w:r>
      </w:del>
      <w:ins w:id="57" w:author="Juan David  Dominguez" w:date="2015-06-10T17:48:00Z">
        <w:r w:rsidR="00BC17A8">
          <w:rPr>
            <w:rFonts w:eastAsia="Times New Roman" w:cs="Times New Roman"/>
            <w:color w:val="222222"/>
            <w:shd w:val="clear" w:color="auto" w:fill="FEFEFE"/>
          </w:rPr>
          <w:t xml:space="preserve">classifier </w:t>
        </w:r>
      </w:ins>
      <w:del w:id="58" w:author="Juan David  Dominguez" w:date="2015-06-10T17:48:00Z">
        <w:r w:rsidDel="00BC17A8">
          <w:rPr>
            <w:rFonts w:eastAsia="Times New Roman" w:cs="Times New Roman"/>
            <w:color w:val="222222"/>
            <w:shd w:val="clear" w:color="auto" w:fill="FEFEFE"/>
          </w:rPr>
          <w:delText xml:space="preserve">a </w:delText>
        </w:r>
      </w:del>
      <w:ins w:id="59" w:author="Michael Gofron" w:date="2015-06-10T22:15:00Z">
        <w:r w:rsidR="00732168">
          <w:rPr>
            <w:rFonts w:eastAsia="Times New Roman" w:cs="Times New Roman"/>
            <w:color w:val="222222"/>
            <w:shd w:val="clear" w:color="auto" w:fill="FEFEFE"/>
          </w:rPr>
          <w:t xml:space="preserve">Random Forest. </w:t>
        </w:r>
      </w:ins>
      <w:del w:id="60" w:author="Michael Gofron" w:date="2015-06-10T22:15:00Z">
        <w:r w:rsidDel="00732168">
          <w:rPr>
            <w:rFonts w:eastAsia="Times New Roman" w:cs="Times New Roman"/>
            <w:color w:val="222222"/>
            <w:shd w:val="clear" w:color="auto" w:fill="FEFEFE"/>
          </w:rPr>
          <w:delText xml:space="preserve">Decision Tree from the Scikit library. </w:delText>
        </w:r>
      </w:del>
      <w:r>
        <w:rPr>
          <w:rFonts w:eastAsia="Times New Roman" w:cs="Times New Roman"/>
          <w:color w:val="222222"/>
          <w:shd w:val="clear" w:color="auto" w:fill="FEFEFE"/>
        </w:rPr>
        <w:t xml:space="preserve">We took in many features </w:t>
      </w:r>
      <w:r w:rsidR="00DE655D">
        <w:rPr>
          <w:rFonts w:eastAsia="Times New Roman" w:cs="Times New Roman"/>
          <w:color w:val="222222"/>
          <w:shd w:val="clear" w:color="auto" w:fill="FEFEFE"/>
        </w:rPr>
        <w:t>of a team that was compiled throughout the</w:t>
      </w:r>
      <w:r>
        <w:rPr>
          <w:rFonts w:eastAsia="Times New Roman" w:cs="Times New Roman"/>
          <w:color w:val="222222"/>
          <w:shd w:val="clear" w:color="auto" w:fill="FEFEFE"/>
        </w:rPr>
        <w:t xml:space="preserve"> season game</w:t>
      </w:r>
      <w:r w:rsidR="00DE655D">
        <w:rPr>
          <w:rFonts w:eastAsia="Times New Roman" w:cs="Times New Roman"/>
          <w:color w:val="222222"/>
          <w:shd w:val="clear" w:color="auto" w:fill="FEFEFE"/>
        </w:rPr>
        <w:t>s*.</w:t>
      </w:r>
      <w:r>
        <w:rPr>
          <w:rFonts w:eastAsia="Times New Roman" w:cs="Times New Roman"/>
          <w:color w:val="222222"/>
          <w:shd w:val="clear" w:color="auto" w:fill="FEFEFE"/>
        </w:rPr>
        <w:t xml:space="preserve"> </w:t>
      </w:r>
    </w:p>
    <w:p w14:paraId="6E8C3ACB" w14:textId="77777777" w:rsidR="00507E9E" w:rsidRDefault="00507E9E" w:rsidP="000F03A4">
      <w:pPr>
        <w:ind w:firstLine="720"/>
        <w:rPr>
          <w:ins w:id="61" w:author="Michael Gofron" w:date="2015-06-10T23:00:00Z"/>
          <w:rFonts w:eastAsia="Times New Roman" w:cs="Times New Roman"/>
          <w:color w:val="222222"/>
          <w:shd w:val="clear" w:color="auto" w:fill="FEFEFE"/>
        </w:rPr>
      </w:pPr>
    </w:p>
    <w:p w14:paraId="167FAF57" w14:textId="77777777" w:rsidR="000F03A4" w:rsidRDefault="000F03A4">
      <w:pPr>
        <w:ind w:firstLine="720"/>
        <w:rPr>
          <w:ins w:id="62" w:author="Michael Gofron" w:date="2015-06-10T23:00:00Z"/>
          <w:rFonts w:eastAsia="Times New Roman" w:cs="Times New Roman"/>
          <w:color w:val="222222"/>
          <w:shd w:val="clear" w:color="auto" w:fill="FEFEFE"/>
        </w:rPr>
        <w:pPrChange w:id="63" w:author="Juan David  Dominguez" w:date="2015-06-10T17:49:00Z">
          <w:pPr/>
        </w:pPrChange>
      </w:pPr>
    </w:p>
    <w:p w14:paraId="0004BBA9" w14:textId="509FDFEA" w:rsidR="00507E9E" w:rsidRPr="00507E9E" w:rsidRDefault="00507E9E" w:rsidP="00507E9E">
      <w:pPr>
        <w:ind w:firstLine="720"/>
        <w:jc w:val="center"/>
        <w:rPr>
          <w:rFonts w:eastAsia="Times New Roman" w:cs="Times New Roman"/>
          <w:b/>
          <w:color w:val="222222"/>
          <w:shd w:val="clear" w:color="auto" w:fill="FEFEFE"/>
          <w:rPrChange w:id="64" w:author="Michael Gofron" w:date="2015-06-10T23:00:00Z">
            <w:rPr>
              <w:rFonts w:eastAsia="Times New Roman" w:cs="Times New Roman"/>
              <w:color w:val="222222"/>
              <w:shd w:val="clear" w:color="auto" w:fill="FEFEFE"/>
            </w:rPr>
          </w:rPrChange>
        </w:rPr>
        <w:pPrChange w:id="65" w:author="Michael Gofron" w:date="2015-06-10T23:00:00Z">
          <w:pPr/>
        </w:pPrChange>
      </w:pPr>
      <w:ins w:id="66" w:author="Michael Gofron" w:date="2015-06-10T23:00:00Z">
        <w:r w:rsidRPr="00507E9E">
          <w:rPr>
            <w:rFonts w:eastAsia="Times New Roman" w:cs="Times New Roman"/>
            <w:b/>
            <w:color w:val="222222"/>
            <w:shd w:val="clear" w:color="auto" w:fill="FEFEFE"/>
            <w:rPrChange w:id="67" w:author="Michael Gofron" w:date="2015-06-10T23:00:00Z">
              <w:rPr>
                <w:rFonts w:eastAsia="Times New Roman" w:cs="Times New Roman"/>
                <w:color w:val="222222"/>
                <w:shd w:val="clear" w:color="auto" w:fill="FEFEFE"/>
              </w:rPr>
            </w:rPrChange>
          </w:rPr>
          <w:t>Attributes &amp; Data Manipulation</w:t>
        </w:r>
      </w:ins>
    </w:p>
    <w:p w14:paraId="205E0394" w14:textId="77777777" w:rsidR="00507E9E" w:rsidRDefault="00DE655D" w:rsidP="000F03A4">
      <w:pPr>
        <w:ind w:firstLine="720"/>
        <w:rPr>
          <w:ins w:id="68" w:author="Michael Gofron" w:date="2015-06-10T23:01:00Z"/>
          <w:rFonts w:eastAsia="Times New Roman" w:cs="Times New Roman"/>
          <w:color w:val="222222"/>
          <w:shd w:val="clear" w:color="auto" w:fill="FEFEFE"/>
        </w:rPr>
      </w:pPr>
      <w:r>
        <w:rPr>
          <w:rFonts w:eastAsia="Times New Roman" w:cs="Times New Roman"/>
          <w:color w:val="222222"/>
          <w:shd w:val="clear" w:color="auto" w:fill="FEFEFE"/>
        </w:rPr>
        <w:t xml:space="preserve">These </w:t>
      </w:r>
      <w:ins w:id="69" w:author="Juan David  Dominguez" w:date="2015-06-10T17:49:00Z">
        <w:r w:rsidR="00BC17A8">
          <w:rPr>
            <w:rFonts w:eastAsia="Times New Roman" w:cs="Times New Roman"/>
            <w:color w:val="222222"/>
            <w:shd w:val="clear" w:color="auto" w:fill="FEFEFE"/>
          </w:rPr>
          <w:t xml:space="preserve">team </w:t>
        </w:r>
      </w:ins>
      <w:r>
        <w:rPr>
          <w:rFonts w:eastAsia="Times New Roman" w:cs="Times New Roman"/>
          <w:color w:val="222222"/>
          <w:shd w:val="clear" w:color="auto" w:fill="FEFEFE"/>
        </w:rPr>
        <w:t>statistics include</w:t>
      </w:r>
      <w:del w:id="70" w:author="Juan David  Dominguez" w:date="2015-06-10T17:49:00Z">
        <w:r w:rsidDel="00BC17A8">
          <w:rPr>
            <w:rFonts w:eastAsia="Times New Roman" w:cs="Times New Roman"/>
            <w:color w:val="222222"/>
            <w:shd w:val="clear" w:color="auto" w:fill="FEFEFE"/>
          </w:rPr>
          <w:delText>d</w:delText>
        </w:r>
      </w:del>
      <w:r>
        <w:rPr>
          <w:rFonts w:eastAsia="Times New Roman" w:cs="Times New Roman"/>
          <w:color w:val="222222"/>
          <w:shd w:val="clear" w:color="auto" w:fill="FEFEFE"/>
        </w:rPr>
        <w:t xml:space="preserve"> a team’s performance and their opponents’ collective efforts. For example, team statistics would include field goal points made, field goal points attempted and field goal percentage, as well as opponent field goals made, opponent field goal points and opponent field goal percentage, among many others.</w:t>
      </w:r>
      <w:r w:rsidR="002D2EBC">
        <w:rPr>
          <w:rFonts w:eastAsia="Times New Roman" w:cs="Times New Roman"/>
          <w:color w:val="222222"/>
          <w:shd w:val="clear" w:color="auto" w:fill="FEFEFE"/>
        </w:rPr>
        <w:t xml:space="preserve"> We also manipulated</w:t>
      </w:r>
      <w:r w:rsidR="000F03A4">
        <w:rPr>
          <w:rFonts w:eastAsia="Times New Roman" w:cs="Times New Roman"/>
          <w:color w:val="222222"/>
          <w:shd w:val="clear" w:color="auto" w:fill="FEFEFE"/>
        </w:rPr>
        <w:t xml:space="preserve"> each feature (except for percentages) to be per game to prevent skew</w:t>
      </w:r>
      <w:r w:rsidR="002D2EBC">
        <w:rPr>
          <w:rFonts w:eastAsia="Times New Roman" w:cs="Times New Roman"/>
          <w:color w:val="222222"/>
          <w:shd w:val="clear" w:color="auto" w:fill="FEFEFE"/>
        </w:rPr>
        <w:t>ing</w:t>
      </w:r>
      <w:r w:rsidR="000F03A4">
        <w:rPr>
          <w:rFonts w:eastAsia="Times New Roman" w:cs="Times New Roman"/>
          <w:color w:val="222222"/>
          <w:shd w:val="clear" w:color="auto" w:fill="FEFEFE"/>
        </w:rPr>
        <w:t xml:space="preserve"> from the number of games a team could play in the whole season, since some teams played more games than other teams. </w:t>
      </w:r>
      <w:r>
        <w:rPr>
          <w:rFonts w:eastAsia="Times New Roman" w:cs="Times New Roman"/>
          <w:color w:val="222222"/>
          <w:shd w:val="clear" w:color="auto" w:fill="FEFEFE"/>
        </w:rPr>
        <w:t xml:space="preserve"> </w:t>
      </w:r>
      <w:ins w:id="71" w:author="Michael Gofron" w:date="2015-06-10T22:35:00Z">
        <w:r w:rsidR="00153E5D">
          <w:rPr>
            <w:rFonts w:eastAsia="Times New Roman" w:cs="Times New Roman"/>
            <w:color w:val="222222"/>
            <w:shd w:val="clear" w:color="auto" w:fill="FEFEFE"/>
          </w:rPr>
          <w:t xml:space="preserve">The manipulation of features to per-game was critical since it ensured that the teams that played more games (aka teams that made it further in the tournament) were not biased as significantly in the whole tournament. </w:t>
        </w:r>
      </w:ins>
      <w:r>
        <w:rPr>
          <w:rFonts w:eastAsia="Times New Roman" w:cs="Times New Roman"/>
          <w:color w:val="222222"/>
          <w:shd w:val="clear" w:color="auto" w:fill="FEFEFE"/>
        </w:rPr>
        <w:t>We then took the</w:t>
      </w:r>
      <w:r w:rsidR="00F5658F">
        <w:rPr>
          <w:rFonts w:eastAsia="Times New Roman" w:cs="Times New Roman"/>
          <w:color w:val="222222"/>
          <w:shd w:val="clear" w:color="auto" w:fill="FEFEFE"/>
        </w:rPr>
        <w:t xml:space="preserve"> differential </w:t>
      </w:r>
      <w:r>
        <w:rPr>
          <w:rFonts w:eastAsia="Times New Roman" w:cs="Times New Roman"/>
          <w:color w:val="222222"/>
          <w:shd w:val="clear" w:color="auto" w:fill="FEFEFE"/>
        </w:rPr>
        <w:t>between a team’s proper statistic and its opponent statistic. In all, w</w:t>
      </w:r>
      <w:r w:rsidR="00F5658F">
        <w:rPr>
          <w:rFonts w:eastAsia="Times New Roman" w:cs="Times New Roman"/>
          <w:color w:val="222222"/>
          <w:shd w:val="clear" w:color="auto" w:fill="FEFEFE"/>
        </w:rPr>
        <w:t>e took in 120 features</w:t>
      </w:r>
      <w:r>
        <w:rPr>
          <w:rFonts w:eastAsia="Times New Roman" w:cs="Times New Roman"/>
          <w:color w:val="222222"/>
          <w:shd w:val="clear" w:color="auto" w:fill="FEFEFE"/>
        </w:rPr>
        <w:t xml:space="preserve"> for a team</w:t>
      </w:r>
      <w:r w:rsidR="00F5658F">
        <w:rPr>
          <w:rFonts w:eastAsia="Times New Roman" w:cs="Times New Roman"/>
          <w:color w:val="222222"/>
          <w:shd w:val="clear" w:color="auto" w:fill="FEFEFE"/>
        </w:rPr>
        <w:t xml:space="preserve"> into our decision tree</w:t>
      </w:r>
      <w:r>
        <w:rPr>
          <w:rFonts w:eastAsia="Times New Roman" w:cs="Times New Roman"/>
          <w:color w:val="222222"/>
          <w:shd w:val="clear" w:color="auto" w:fill="FEFEFE"/>
        </w:rPr>
        <w:t xml:space="preserve"> as can be seen in </w:t>
      </w:r>
      <w:r w:rsidR="00F5658F">
        <w:rPr>
          <w:rFonts w:eastAsia="Times New Roman" w:cs="Times New Roman"/>
          <w:color w:val="222222"/>
          <w:shd w:val="clear" w:color="auto" w:fill="FEFEFE"/>
        </w:rPr>
        <w:t xml:space="preserve">Appendix A. </w:t>
      </w:r>
      <w:r w:rsidR="000F03A4">
        <w:rPr>
          <w:rFonts w:eastAsia="Times New Roman" w:cs="Times New Roman"/>
          <w:color w:val="222222"/>
          <w:shd w:val="clear" w:color="auto" w:fill="FEFEFE"/>
        </w:rPr>
        <w:t>For training, a game would be the instance where w</w:t>
      </w:r>
      <w:r>
        <w:rPr>
          <w:rFonts w:eastAsia="Times New Roman" w:cs="Times New Roman"/>
          <w:color w:val="222222"/>
          <w:shd w:val="clear" w:color="auto" w:fill="FEFEFE"/>
        </w:rPr>
        <w:t xml:space="preserve">e would pit team A’s statistics </w:t>
      </w:r>
      <w:del w:id="72" w:author="Michael Gofron" w:date="2015-06-10T22:33:00Z">
        <w:r w:rsidDel="00153E5D">
          <w:rPr>
            <w:rFonts w:eastAsia="Times New Roman" w:cs="Times New Roman"/>
            <w:color w:val="222222"/>
            <w:shd w:val="clear" w:color="auto" w:fill="FEFEFE"/>
          </w:rPr>
          <w:delText>vs</w:delText>
        </w:r>
      </w:del>
      <w:ins w:id="73" w:author="Michael Gofron" w:date="2015-06-10T22:33:00Z">
        <w:r w:rsidR="00153E5D">
          <w:rPr>
            <w:rFonts w:eastAsia="Times New Roman" w:cs="Times New Roman"/>
            <w:color w:val="222222"/>
            <w:shd w:val="clear" w:color="auto" w:fill="FEFEFE"/>
          </w:rPr>
          <w:t>vs.</w:t>
        </w:r>
      </w:ins>
      <w:r>
        <w:rPr>
          <w:rFonts w:eastAsia="Times New Roman" w:cs="Times New Roman"/>
          <w:color w:val="222222"/>
          <w:shd w:val="clear" w:color="auto" w:fill="FEFEFE"/>
        </w:rPr>
        <w:t xml:space="preserve"> team B’s stat</w:t>
      </w:r>
      <w:r w:rsidR="000F03A4">
        <w:rPr>
          <w:rFonts w:eastAsia="Times New Roman" w:cs="Times New Roman"/>
          <w:color w:val="222222"/>
          <w:shd w:val="clear" w:color="auto" w:fill="FEFEFE"/>
        </w:rPr>
        <w:t>istics and then whether team A won was the outcome.</w:t>
      </w:r>
    </w:p>
    <w:p w14:paraId="37EC3D9F" w14:textId="77777777" w:rsidR="00507E9E" w:rsidRDefault="00507E9E" w:rsidP="000F03A4">
      <w:pPr>
        <w:ind w:firstLine="720"/>
        <w:rPr>
          <w:ins w:id="74" w:author="Michael Gofron" w:date="2015-06-10T23:01:00Z"/>
          <w:rFonts w:eastAsia="Times New Roman" w:cs="Times New Roman"/>
          <w:color w:val="222222"/>
          <w:shd w:val="clear" w:color="auto" w:fill="FEFEFE"/>
        </w:rPr>
      </w:pPr>
    </w:p>
    <w:p w14:paraId="0F9B7F01" w14:textId="3BAFBA61" w:rsidR="000F03A4" w:rsidRPr="00507E9E" w:rsidRDefault="00507E9E" w:rsidP="00507E9E">
      <w:pPr>
        <w:ind w:firstLine="720"/>
        <w:jc w:val="center"/>
        <w:rPr>
          <w:rFonts w:eastAsia="Times New Roman" w:cs="Times New Roman"/>
          <w:b/>
          <w:color w:val="222222"/>
          <w:shd w:val="clear" w:color="auto" w:fill="FEFEFE"/>
          <w:rPrChange w:id="75" w:author="Michael Gofron" w:date="2015-06-10T23:01:00Z">
            <w:rPr>
              <w:rFonts w:eastAsia="Times New Roman" w:cs="Times New Roman"/>
              <w:color w:val="222222"/>
              <w:shd w:val="clear" w:color="auto" w:fill="FEFEFE"/>
            </w:rPr>
          </w:rPrChange>
        </w:rPr>
        <w:pPrChange w:id="76" w:author="Michael Gofron" w:date="2015-06-10T23:01:00Z">
          <w:pPr>
            <w:ind w:firstLine="720"/>
          </w:pPr>
        </w:pPrChange>
      </w:pPr>
      <w:ins w:id="77" w:author="Michael Gofron" w:date="2015-06-10T23:01:00Z">
        <w:r w:rsidRPr="00507E9E">
          <w:rPr>
            <w:rFonts w:eastAsia="Times New Roman" w:cs="Times New Roman"/>
            <w:b/>
            <w:color w:val="222222"/>
            <w:shd w:val="clear" w:color="auto" w:fill="FEFEFE"/>
            <w:rPrChange w:id="78" w:author="Michael Gofron" w:date="2015-06-10T23:01:00Z">
              <w:rPr>
                <w:rFonts w:eastAsia="Times New Roman" w:cs="Times New Roman"/>
                <w:color w:val="222222"/>
                <w:shd w:val="clear" w:color="auto" w:fill="FEFEFE"/>
              </w:rPr>
            </w:rPrChange>
          </w:rPr>
          <w:t>Chosen Classifier</w:t>
        </w:r>
      </w:ins>
    </w:p>
    <w:p w14:paraId="5F8DF12E" w14:textId="77777777" w:rsidR="00507E9E" w:rsidRDefault="00691FAA" w:rsidP="00B02AED">
      <w:pPr>
        <w:ind w:firstLine="720"/>
        <w:rPr>
          <w:ins w:id="79" w:author="Michael Gofron" w:date="2015-06-10T23:01:00Z"/>
          <w:rFonts w:eastAsia="Times New Roman" w:cs="Times New Roman"/>
          <w:color w:val="222222"/>
          <w:shd w:val="clear" w:color="auto" w:fill="FEFEFE"/>
        </w:rPr>
      </w:pPr>
      <w:ins w:id="80" w:author="Juan David  Dominguez" w:date="2015-06-10T17:53:00Z">
        <w:r>
          <w:rPr>
            <w:rFonts w:eastAsia="Times New Roman" w:cs="Times New Roman"/>
            <w:color w:val="222222"/>
            <w:shd w:val="clear" w:color="auto" w:fill="FEFEFE"/>
          </w:rPr>
          <w:t xml:space="preserve">We chose </w:t>
        </w:r>
      </w:ins>
      <w:ins w:id="81" w:author="Michael Gofron" w:date="2015-06-10T22:15:00Z">
        <w:r w:rsidR="00732168">
          <w:rPr>
            <w:rFonts w:eastAsia="Times New Roman" w:cs="Times New Roman"/>
            <w:color w:val="222222"/>
            <w:shd w:val="clear" w:color="auto" w:fill="FEFEFE"/>
          </w:rPr>
          <w:t>Random</w:t>
        </w:r>
      </w:ins>
      <w:ins w:id="82" w:author="Michael Gofron" w:date="2015-06-10T22:16:00Z">
        <w:r w:rsidR="00732168">
          <w:rPr>
            <w:rFonts w:eastAsia="Times New Roman" w:cs="Times New Roman"/>
            <w:color w:val="222222"/>
            <w:shd w:val="clear" w:color="auto" w:fill="FEFEFE"/>
          </w:rPr>
          <w:t xml:space="preserve"> Forest to use as our classifier </w:t>
        </w:r>
      </w:ins>
      <w:ins w:id="83" w:author="Juan David  Dominguez" w:date="2015-06-10T17:53:00Z">
        <w:del w:id="84" w:author="Michael Gofron" w:date="2015-06-10T22:15:00Z">
          <w:r w:rsidDel="00732168">
            <w:rPr>
              <w:rFonts w:eastAsia="Times New Roman" w:cs="Times New Roman"/>
              <w:color w:val="222222"/>
              <w:shd w:val="clear" w:color="auto" w:fill="FEFEFE"/>
            </w:rPr>
            <w:delText xml:space="preserve">decision tree </w:delText>
          </w:r>
        </w:del>
        <w:r>
          <w:rPr>
            <w:rFonts w:eastAsia="Times New Roman" w:cs="Times New Roman"/>
            <w:color w:val="222222"/>
            <w:shd w:val="clear" w:color="auto" w:fill="FEFEFE"/>
          </w:rPr>
          <w:t xml:space="preserve">for multiple reasons. </w:t>
        </w:r>
      </w:ins>
      <w:ins w:id="85" w:author="Juan David  Dominguez" w:date="2015-06-10T18:08:00Z">
        <w:r w:rsidR="002A36FA">
          <w:rPr>
            <w:rFonts w:eastAsia="Times New Roman" w:cs="Times New Roman"/>
            <w:color w:val="222222"/>
            <w:shd w:val="clear" w:color="auto" w:fill="FEFEFE"/>
          </w:rPr>
          <w:t xml:space="preserve">From a human-perspective, the way in </w:t>
        </w:r>
      </w:ins>
      <w:ins w:id="86" w:author="Michael Gofron" w:date="2015-06-10T21:07:00Z">
        <w:r w:rsidR="00796ADD">
          <w:rPr>
            <w:rFonts w:eastAsia="Times New Roman" w:cs="Times New Roman"/>
            <w:color w:val="222222"/>
            <w:shd w:val="clear" w:color="auto" w:fill="FEFEFE"/>
          </w:rPr>
          <w:t xml:space="preserve">which </w:t>
        </w:r>
      </w:ins>
      <w:ins w:id="87" w:author="Juan David  Dominguez" w:date="2015-06-10T18:08:00Z">
        <w:del w:id="88" w:author="Michael Gofron" w:date="2015-06-10T22:17:00Z">
          <w:r w:rsidR="002A36FA" w:rsidDel="00732168">
            <w:rPr>
              <w:rFonts w:eastAsia="Times New Roman" w:cs="Times New Roman"/>
              <w:color w:val="222222"/>
              <w:shd w:val="clear" w:color="auto" w:fill="FEFEFE"/>
            </w:rPr>
            <w:delText>decision trees</w:delText>
          </w:r>
        </w:del>
      </w:ins>
      <w:ins w:id="89" w:author="Michael Gofron" w:date="2015-06-10T22:17:00Z">
        <w:r w:rsidR="00732168">
          <w:rPr>
            <w:rFonts w:eastAsia="Times New Roman" w:cs="Times New Roman"/>
            <w:color w:val="222222"/>
            <w:shd w:val="clear" w:color="auto" w:fill="FEFEFE"/>
          </w:rPr>
          <w:t>Random Forests split is the same as that of a decision tree where it</w:t>
        </w:r>
      </w:ins>
      <w:ins w:id="90" w:author="Juan David  Dominguez" w:date="2015-06-10T18:08:00Z">
        <w:r w:rsidR="002A36FA">
          <w:rPr>
            <w:rFonts w:eastAsia="Times New Roman" w:cs="Times New Roman"/>
            <w:color w:val="222222"/>
            <w:shd w:val="clear" w:color="auto" w:fill="FEFEFE"/>
          </w:rPr>
          <w:t xml:space="preserve"> print</w:t>
        </w:r>
      </w:ins>
      <w:ins w:id="91" w:author="Michael Gofron" w:date="2015-06-10T22:17:00Z">
        <w:r w:rsidR="00732168">
          <w:rPr>
            <w:rFonts w:eastAsia="Times New Roman" w:cs="Times New Roman"/>
            <w:color w:val="222222"/>
            <w:shd w:val="clear" w:color="auto" w:fill="FEFEFE"/>
          </w:rPr>
          <w:t>s</w:t>
        </w:r>
      </w:ins>
      <w:ins w:id="92" w:author="Juan David  Dominguez" w:date="2015-06-10T18:08:00Z">
        <w:r w:rsidR="002A36FA">
          <w:rPr>
            <w:rFonts w:eastAsia="Times New Roman" w:cs="Times New Roman"/>
            <w:color w:val="222222"/>
            <w:shd w:val="clear" w:color="auto" w:fill="FEFEFE"/>
          </w:rPr>
          <w:t xml:space="preserve"> in “if-then” routes where the early splits show which attributes </w:t>
        </w:r>
      </w:ins>
      <w:ins w:id="93" w:author="Juan David  Dominguez" w:date="2015-06-10T18:19:00Z">
        <w:r w:rsidR="00D33C10">
          <w:rPr>
            <w:rFonts w:eastAsia="Times New Roman" w:cs="Times New Roman"/>
            <w:color w:val="222222"/>
            <w:shd w:val="clear" w:color="auto" w:fill="FEFEFE"/>
          </w:rPr>
          <w:t>give more information gain</w:t>
        </w:r>
      </w:ins>
      <w:ins w:id="94" w:author="Juan David  Dominguez" w:date="2015-06-10T18:08:00Z">
        <w:r w:rsidR="002A36FA">
          <w:rPr>
            <w:rFonts w:eastAsia="Times New Roman" w:cs="Times New Roman"/>
            <w:color w:val="222222"/>
            <w:shd w:val="clear" w:color="auto" w:fill="FEFEFE"/>
          </w:rPr>
          <w:t xml:space="preserve"> allows for us to gain a better intuitive understanding for the learning problem in general and helps us prepare for using other classifiers in the future. Furthermore</w:t>
        </w:r>
      </w:ins>
      <w:ins w:id="95" w:author="Juan David  Dominguez" w:date="2015-06-10T17:53:00Z">
        <w:r>
          <w:rPr>
            <w:rFonts w:eastAsia="Times New Roman" w:cs="Times New Roman"/>
            <w:color w:val="222222"/>
            <w:shd w:val="clear" w:color="auto" w:fill="FEFEFE"/>
          </w:rPr>
          <w:t>,</w:t>
        </w:r>
      </w:ins>
      <w:ins w:id="96" w:author="Juan David  Dominguez" w:date="2015-06-10T18:08:00Z">
        <w:r w:rsidR="002A36FA">
          <w:rPr>
            <w:rFonts w:eastAsia="Times New Roman" w:cs="Times New Roman"/>
            <w:color w:val="222222"/>
            <w:shd w:val="clear" w:color="auto" w:fill="FEFEFE"/>
          </w:rPr>
          <w:t xml:space="preserve"> the problem tends towards </w:t>
        </w:r>
      </w:ins>
      <w:ins w:id="97" w:author="Michael Gofron" w:date="2015-06-10T22:17:00Z">
        <w:r w:rsidR="00732168">
          <w:rPr>
            <w:rFonts w:eastAsia="Times New Roman" w:cs="Times New Roman"/>
            <w:color w:val="222222"/>
            <w:shd w:val="clear" w:color="auto" w:fill="FEFEFE"/>
          </w:rPr>
          <w:t xml:space="preserve">using a decision tree type classifier. </w:t>
        </w:r>
      </w:ins>
      <w:ins w:id="98" w:author="Juan David  Dominguez" w:date="2015-06-10T18:08:00Z">
        <w:del w:id="99" w:author="Michael Gofron" w:date="2015-06-10T22:17:00Z">
          <w:r w:rsidR="002A36FA" w:rsidDel="00732168">
            <w:rPr>
              <w:rFonts w:eastAsia="Times New Roman" w:cs="Times New Roman"/>
              <w:color w:val="222222"/>
              <w:shd w:val="clear" w:color="auto" w:fill="FEFEFE"/>
            </w:rPr>
            <w:delText>decision tree.</w:delText>
          </w:r>
        </w:del>
      </w:ins>
      <w:ins w:id="100" w:author="Juan David  Dominguez" w:date="2015-06-10T17:53:00Z">
        <w:del w:id="101" w:author="Michael Gofron" w:date="2015-06-10T22:17:00Z">
          <w:r w:rsidDel="00732168">
            <w:rPr>
              <w:rFonts w:eastAsia="Times New Roman" w:cs="Times New Roman"/>
              <w:color w:val="222222"/>
              <w:shd w:val="clear" w:color="auto" w:fill="FEFEFE"/>
            </w:rPr>
            <w:delText xml:space="preserve"> </w:delText>
          </w:r>
        </w:del>
      </w:ins>
      <w:ins w:id="102" w:author="Juan David  Dominguez" w:date="2015-06-10T17:54:00Z">
        <w:r w:rsidR="002A36FA">
          <w:rPr>
            <w:rFonts w:eastAsia="Times New Roman" w:cs="Times New Roman"/>
            <w:color w:val="222222"/>
            <w:shd w:val="clear" w:color="auto" w:fill="FEFEFE"/>
          </w:rPr>
          <w:t>T</w:t>
        </w:r>
        <w:r>
          <w:rPr>
            <w:rFonts w:eastAsia="Times New Roman" w:cs="Times New Roman"/>
            <w:color w:val="222222"/>
            <w:shd w:val="clear" w:color="auto" w:fill="FEFEFE"/>
          </w:rPr>
          <w:t xml:space="preserve">he </w:t>
        </w:r>
      </w:ins>
      <w:ins w:id="103" w:author="Juan David  Dominguez" w:date="2015-06-10T17:55:00Z">
        <w:r>
          <w:rPr>
            <w:rFonts w:eastAsia="Times New Roman" w:cs="Times New Roman"/>
            <w:color w:val="222222"/>
            <w:shd w:val="clear" w:color="auto" w:fill="FEFEFE"/>
          </w:rPr>
          <w:t xml:space="preserve">discrete, binary </w:t>
        </w:r>
      </w:ins>
      <w:ins w:id="104" w:author="Juan David  Dominguez" w:date="2015-06-10T17:54:00Z">
        <w:r>
          <w:rPr>
            <w:rFonts w:eastAsia="Times New Roman" w:cs="Times New Roman"/>
            <w:color w:val="222222"/>
            <w:shd w:val="clear" w:color="auto" w:fill="FEFEFE"/>
          </w:rPr>
          <w:t>output space</w:t>
        </w:r>
      </w:ins>
      <w:ins w:id="105" w:author="Juan David  Dominguez" w:date="2015-06-10T17:55:00Z">
        <w:r>
          <w:rPr>
            <w:rFonts w:eastAsia="Times New Roman" w:cs="Times New Roman"/>
            <w:color w:val="222222"/>
            <w:shd w:val="clear" w:color="auto" w:fill="FEFEFE"/>
          </w:rPr>
          <w:t xml:space="preserve"> works well with decision trees. </w:t>
        </w:r>
      </w:ins>
      <w:ins w:id="106" w:author="Juan David  Dominguez" w:date="2015-06-10T18:13:00Z">
        <w:r w:rsidR="00D33C10">
          <w:rPr>
            <w:rFonts w:eastAsia="Times New Roman" w:cs="Times New Roman"/>
            <w:color w:val="222222"/>
            <w:shd w:val="clear" w:color="auto" w:fill="FEFEFE"/>
          </w:rPr>
          <w:t xml:space="preserve">The </w:t>
        </w:r>
      </w:ins>
      <w:ins w:id="107" w:author="Juan David  Dominguez" w:date="2015-06-10T18:14:00Z">
        <w:r w:rsidR="00D33C10">
          <w:rPr>
            <w:rFonts w:eastAsia="Times New Roman" w:cs="Times New Roman"/>
            <w:color w:val="222222"/>
            <w:shd w:val="clear" w:color="auto" w:fill="FEFEFE"/>
          </w:rPr>
          <w:t xml:space="preserve">instances are </w:t>
        </w:r>
      </w:ins>
      <w:ins w:id="108" w:author="Juan David  Dominguez" w:date="2015-06-10T18:15:00Z">
        <w:r w:rsidR="00D33C10">
          <w:rPr>
            <w:rFonts w:eastAsia="Times New Roman" w:cs="Times New Roman"/>
            <w:color w:val="222222"/>
            <w:shd w:val="clear" w:color="auto" w:fill="FEFEFE"/>
          </w:rPr>
          <w:t xml:space="preserve">clearly labeled making it supervised learning and the instances are </w:t>
        </w:r>
      </w:ins>
      <w:ins w:id="109" w:author="Juan David  Dominguez" w:date="2015-06-10T18:14:00Z">
        <w:r w:rsidR="00D33C10">
          <w:rPr>
            <w:rFonts w:eastAsia="Times New Roman" w:cs="Times New Roman"/>
            <w:color w:val="222222"/>
            <w:shd w:val="clear" w:color="auto" w:fill="FEFEFE"/>
          </w:rPr>
          <w:t xml:space="preserve">represented by </w:t>
        </w:r>
      </w:ins>
      <w:ins w:id="110" w:author="Juan David  Dominguez" w:date="2015-06-10T18:15:00Z">
        <w:r w:rsidR="00D33C10">
          <w:rPr>
            <w:rFonts w:eastAsia="Times New Roman" w:cs="Times New Roman"/>
            <w:color w:val="222222"/>
            <w:shd w:val="clear" w:color="auto" w:fill="FEFEFE"/>
          </w:rPr>
          <w:t>attribute-value pairs</w:t>
        </w:r>
      </w:ins>
      <w:ins w:id="111" w:author="Juan David  Dominguez" w:date="2015-06-10T18:17:00Z">
        <w:r w:rsidR="00D33C10">
          <w:rPr>
            <w:rFonts w:eastAsia="Times New Roman" w:cs="Times New Roman"/>
            <w:color w:val="222222"/>
            <w:shd w:val="clear" w:color="auto" w:fill="FEFEFE"/>
          </w:rPr>
          <w:t>, which makes this learning problem well fitted for a decision tree</w:t>
        </w:r>
      </w:ins>
      <w:ins w:id="112" w:author="Juan David  Dominguez" w:date="2015-06-10T18:15:00Z">
        <w:r w:rsidR="00D33C10">
          <w:rPr>
            <w:rFonts w:eastAsia="Times New Roman" w:cs="Times New Roman"/>
            <w:color w:val="222222"/>
            <w:shd w:val="clear" w:color="auto" w:fill="FEFEFE"/>
          </w:rPr>
          <w:t xml:space="preserve">. </w:t>
        </w:r>
      </w:ins>
      <w:ins w:id="113" w:author="Juan David  Dominguez" w:date="2015-06-10T18:10:00Z">
        <w:r w:rsidR="002A36FA">
          <w:rPr>
            <w:rFonts w:eastAsia="Times New Roman" w:cs="Times New Roman"/>
            <w:color w:val="222222"/>
            <w:shd w:val="clear" w:color="auto" w:fill="FEFEFE"/>
          </w:rPr>
          <w:t xml:space="preserve">Lastly, </w:t>
        </w:r>
      </w:ins>
      <w:ins w:id="114" w:author="Michael Gofron" w:date="2015-06-10T22:17:00Z">
        <w:r w:rsidR="00732168">
          <w:rPr>
            <w:rFonts w:eastAsia="Times New Roman" w:cs="Times New Roman"/>
            <w:color w:val="222222"/>
            <w:shd w:val="clear" w:color="auto" w:fill="FEFEFE"/>
          </w:rPr>
          <w:t xml:space="preserve">Random </w:t>
        </w:r>
      </w:ins>
      <w:ins w:id="115" w:author="Michael Gofron" w:date="2015-06-10T22:18:00Z">
        <w:r w:rsidR="0057050F">
          <w:rPr>
            <w:rFonts w:eastAsia="Times New Roman" w:cs="Times New Roman"/>
            <w:color w:val="222222"/>
            <w:shd w:val="clear" w:color="auto" w:fill="FEFEFE"/>
          </w:rPr>
          <w:t>Forests</w:t>
        </w:r>
      </w:ins>
      <w:ins w:id="116" w:author="Michael Gofron" w:date="2015-06-10T22:17:00Z">
        <w:r w:rsidR="00732168">
          <w:rPr>
            <w:rFonts w:eastAsia="Times New Roman" w:cs="Times New Roman"/>
            <w:color w:val="222222"/>
            <w:shd w:val="clear" w:color="auto" w:fill="FEFEFE"/>
          </w:rPr>
          <w:t xml:space="preserve"> </w:t>
        </w:r>
      </w:ins>
      <w:ins w:id="117" w:author="Juan David  Dominguez" w:date="2015-06-10T18:10:00Z">
        <w:del w:id="118" w:author="Michael Gofron" w:date="2015-06-10T22:17:00Z">
          <w:r w:rsidR="002A36FA" w:rsidDel="00732168">
            <w:rPr>
              <w:rFonts w:eastAsia="Times New Roman" w:cs="Times New Roman"/>
              <w:color w:val="222222"/>
              <w:shd w:val="clear" w:color="auto" w:fill="FEFEFE"/>
            </w:rPr>
            <w:delText xml:space="preserve">decision trees </w:delText>
          </w:r>
        </w:del>
        <w:r w:rsidR="002A36FA">
          <w:rPr>
            <w:rFonts w:eastAsia="Times New Roman" w:cs="Times New Roman"/>
            <w:color w:val="222222"/>
            <w:shd w:val="clear" w:color="auto" w:fill="FEFEFE"/>
          </w:rPr>
          <w:t>are very robust to noise and this is very helpful since we are using a large data set.</w:t>
        </w:r>
      </w:ins>
    </w:p>
    <w:p w14:paraId="01D83B44" w14:textId="77777777" w:rsidR="00507E9E" w:rsidRDefault="00507E9E" w:rsidP="00B02AED">
      <w:pPr>
        <w:ind w:firstLine="720"/>
        <w:rPr>
          <w:ins w:id="119" w:author="Michael Gofron" w:date="2015-06-10T23:01:00Z"/>
          <w:rFonts w:eastAsia="Times New Roman" w:cs="Times New Roman"/>
          <w:color w:val="222222"/>
          <w:shd w:val="clear" w:color="auto" w:fill="FEFEFE"/>
        </w:rPr>
      </w:pPr>
    </w:p>
    <w:p w14:paraId="796196C7" w14:textId="5F665A72" w:rsidR="00691FAA" w:rsidRPr="00507E9E" w:rsidRDefault="00507E9E" w:rsidP="00507E9E">
      <w:pPr>
        <w:ind w:firstLine="720"/>
        <w:jc w:val="center"/>
        <w:rPr>
          <w:ins w:id="120" w:author="Juan David  Dominguez" w:date="2015-06-10T17:50:00Z"/>
          <w:rFonts w:eastAsia="Times New Roman" w:cs="Times New Roman"/>
          <w:b/>
          <w:color w:val="222222"/>
          <w:shd w:val="clear" w:color="auto" w:fill="FEFEFE"/>
          <w:rPrChange w:id="121" w:author="Michael Gofron" w:date="2015-06-10T23:01:00Z">
            <w:rPr>
              <w:ins w:id="122" w:author="Juan David  Dominguez" w:date="2015-06-10T17:50:00Z"/>
              <w:rFonts w:eastAsia="Times New Roman" w:cs="Times New Roman"/>
              <w:color w:val="222222"/>
              <w:shd w:val="clear" w:color="auto" w:fill="FEFEFE"/>
            </w:rPr>
          </w:rPrChange>
        </w:rPr>
        <w:pPrChange w:id="123" w:author="Michael Gofron" w:date="2015-06-10T23:01:00Z">
          <w:pPr>
            <w:ind w:firstLine="720"/>
          </w:pPr>
        </w:pPrChange>
      </w:pPr>
      <w:ins w:id="124" w:author="Michael Gofron" w:date="2015-06-10T23:01:00Z">
        <w:r w:rsidRPr="00507E9E">
          <w:rPr>
            <w:rFonts w:eastAsia="Times New Roman" w:cs="Times New Roman"/>
            <w:b/>
            <w:color w:val="222222"/>
            <w:shd w:val="clear" w:color="auto" w:fill="FEFEFE"/>
            <w:rPrChange w:id="125" w:author="Michael Gofron" w:date="2015-06-10T23:01:00Z">
              <w:rPr>
                <w:rFonts w:eastAsia="Times New Roman" w:cs="Times New Roman"/>
                <w:color w:val="222222"/>
                <w:shd w:val="clear" w:color="auto" w:fill="FEFEFE"/>
              </w:rPr>
            </w:rPrChange>
          </w:rPr>
          <w:t>Previous Classifier</w:t>
        </w:r>
      </w:ins>
      <w:ins w:id="126" w:author="Juan David  Dominguez" w:date="2015-06-10T18:10:00Z">
        <w:del w:id="127" w:author="Michael Gofron" w:date="2015-06-10T22:20:00Z">
          <w:r w:rsidR="002A36FA" w:rsidRPr="00507E9E" w:rsidDel="00551AD8">
            <w:rPr>
              <w:rFonts w:eastAsia="Times New Roman" w:cs="Times New Roman"/>
              <w:b/>
              <w:color w:val="222222"/>
              <w:shd w:val="clear" w:color="auto" w:fill="FEFEFE"/>
              <w:rPrChange w:id="128" w:author="Michael Gofron" w:date="2015-06-10T23:01:00Z">
                <w:rPr>
                  <w:rFonts w:eastAsia="Times New Roman" w:cs="Times New Roman"/>
                  <w:color w:val="222222"/>
                  <w:shd w:val="clear" w:color="auto" w:fill="FEFEFE"/>
                </w:rPr>
              </w:rPrChange>
            </w:rPr>
            <w:delText xml:space="preserve"> This</w:delText>
          </w:r>
        </w:del>
      </w:ins>
      <w:ins w:id="129" w:author="Juan David  Dominguez" w:date="2015-06-10T18:11:00Z">
        <w:del w:id="130" w:author="Michael Gofron" w:date="2015-06-10T22:20:00Z">
          <w:r w:rsidR="002A36FA" w:rsidRPr="00507E9E" w:rsidDel="00551AD8">
            <w:rPr>
              <w:rFonts w:eastAsia="Times New Roman" w:cs="Times New Roman"/>
              <w:b/>
              <w:color w:val="222222"/>
              <w:shd w:val="clear" w:color="auto" w:fill="FEFEFE"/>
              <w:rPrChange w:id="131" w:author="Michael Gofron" w:date="2015-06-10T23:01:00Z">
                <w:rPr>
                  <w:rFonts w:eastAsia="Times New Roman" w:cs="Times New Roman"/>
                  <w:color w:val="222222"/>
                  <w:shd w:val="clear" w:color="auto" w:fill="FEFEFE"/>
                </w:rPr>
              </w:rPrChange>
            </w:rPr>
            <w:delText xml:space="preserve"> robustness is </w:delText>
          </w:r>
        </w:del>
      </w:ins>
      <w:ins w:id="132" w:author="Juan David  Dominguez" w:date="2015-06-10T18:10:00Z">
        <w:del w:id="133" w:author="Michael Gofron" w:date="2015-06-10T22:20:00Z">
          <w:r w:rsidR="002A36FA" w:rsidRPr="00507E9E" w:rsidDel="00551AD8">
            <w:rPr>
              <w:rFonts w:eastAsia="Times New Roman" w:cs="Times New Roman"/>
              <w:b/>
              <w:color w:val="222222"/>
              <w:shd w:val="clear" w:color="auto" w:fill="FEFEFE"/>
              <w:rPrChange w:id="134" w:author="Michael Gofron" w:date="2015-06-10T23:01:00Z">
                <w:rPr>
                  <w:rFonts w:eastAsia="Times New Roman" w:cs="Times New Roman"/>
                  <w:color w:val="222222"/>
                  <w:shd w:val="clear" w:color="auto" w:fill="FEFEFE"/>
                </w:rPr>
              </w:rPrChange>
            </w:rPr>
            <w:delText xml:space="preserve">contrasted </w:delText>
          </w:r>
        </w:del>
      </w:ins>
      <w:ins w:id="135" w:author="Juan David  Dominguez" w:date="2015-06-10T18:12:00Z">
        <w:del w:id="136" w:author="Michael Gofron" w:date="2015-06-10T22:20:00Z">
          <w:r w:rsidR="00D33C10" w:rsidRPr="00507E9E" w:rsidDel="00551AD8">
            <w:rPr>
              <w:rFonts w:eastAsia="Times New Roman" w:cs="Times New Roman"/>
              <w:b/>
              <w:color w:val="222222"/>
              <w:shd w:val="clear" w:color="auto" w:fill="FEFEFE"/>
              <w:rPrChange w:id="137" w:author="Michael Gofron" w:date="2015-06-10T23:01:00Z">
                <w:rPr>
                  <w:rFonts w:eastAsia="Times New Roman" w:cs="Times New Roman"/>
                  <w:color w:val="222222"/>
                  <w:shd w:val="clear" w:color="auto" w:fill="FEFEFE"/>
                </w:rPr>
              </w:rPrChange>
            </w:rPr>
            <w:delText xml:space="preserve">with </w:delText>
          </w:r>
        </w:del>
      </w:ins>
      <w:ins w:id="138" w:author="Juan David  Dominguez" w:date="2015-06-10T18:11:00Z">
        <w:del w:id="139" w:author="Michael Gofron" w:date="2015-06-10T22:18:00Z">
          <w:r w:rsidR="002A36FA" w:rsidRPr="00507E9E" w:rsidDel="00732168">
            <w:rPr>
              <w:rFonts w:eastAsia="Times New Roman" w:cs="Times New Roman"/>
              <w:b/>
              <w:color w:val="222222"/>
              <w:shd w:val="clear" w:color="auto" w:fill="FEFEFE"/>
              <w:rPrChange w:id="140" w:author="Michael Gofron" w:date="2015-06-10T23:01:00Z">
                <w:rPr>
                  <w:rFonts w:eastAsia="Times New Roman" w:cs="Times New Roman"/>
                  <w:color w:val="222222"/>
                  <w:shd w:val="clear" w:color="auto" w:fill="FEFEFE"/>
                </w:rPr>
              </w:rPrChange>
            </w:rPr>
            <w:delText>random forest.</w:delText>
          </w:r>
        </w:del>
      </w:ins>
    </w:p>
    <w:p w14:paraId="5CFAB0A7" w14:textId="77777777" w:rsidR="006F3C7A" w:rsidRDefault="00F5658F" w:rsidP="000F03A4">
      <w:pPr>
        <w:ind w:firstLine="720"/>
        <w:rPr>
          <w:ins w:id="141" w:author="Michael Gofron" w:date="2015-06-10T23:01:00Z"/>
          <w:rFonts w:eastAsia="Times New Roman" w:cs="Times New Roman"/>
          <w:color w:val="222222"/>
          <w:shd w:val="clear" w:color="auto" w:fill="FEFEFE"/>
        </w:rPr>
      </w:pPr>
      <w:r>
        <w:rPr>
          <w:rFonts w:eastAsia="Times New Roman" w:cs="Times New Roman"/>
          <w:color w:val="222222"/>
          <w:shd w:val="clear" w:color="auto" w:fill="FEFEFE"/>
        </w:rPr>
        <w:t xml:space="preserve">We experimented with using </w:t>
      </w:r>
      <w:ins w:id="142" w:author="Michael Gofron" w:date="2015-06-10T22:18:00Z">
        <w:r w:rsidR="0057050F">
          <w:rPr>
            <w:rFonts w:eastAsia="Times New Roman" w:cs="Times New Roman"/>
            <w:color w:val="222222"/>
            <w:shd w:val="clear" w:color="auto" w:fill="FEFEFE"/>
          </w:rPr>
          <w:t xml:space="preserve">a simple decision tree </w:t>
        </w:r>
      </w:ins>
      <w:del w:id="143" w:author="Michael Gofron" w:date="2015-06-10T22:18:00Z">
        <w:r w:rsidDel="0057050F">
          <w:rPr>
            <w:rFonts w:eastAsia="Times New Roman" w:cs="Times New Roman"/>
            <w:color w:val="222222"/>
            <w:shd w:val="clear" w:color="auto" w:fill="FEFEFE"/>
          </w:rPr>
          <w:delText xml:space="preserve">the Random Forest </w:delText>
        </w:r>
      </w:del>
      <w:r w:rsidR="002E373A">
        <w:rPr>
          <w:rFonts w:eastAsia="Times New Roman" w:cs="Times New Roman"/>
          <w:color w:val="222222"/>
          <w:shd w:val="clear" w:color="auto" w:fill="FEFEFE"/>
        </w:rPr>
        <w:t xml:space="preserve">as a </w:t>
      </w:r>
      <w:r>
        <w:rPr>
          <w:rFonts w:eastAsia="Times New Roman" w:cs="Times New Roman"/>
          <w:color w:val="222222"/>
          <w:shd w:val="clear" w:color="auto" w:fill="FEFEFE"/>
        </w:rPr>
        <w:t xml:space="preserve">classifier but </w:t>
      </w:r>
      <w:r w:rsidR="002E373A">
        <w:rPr>
          <w:rFonts w:eastAsia="Times New Roman" w:cs="Times New Roman"/>
          <w:color w:val="222222"/>
          <w:shd w:val="clear" w:color="auto" w:fill="FEFEFE"/>
        </w:rPr>
        <w:t>the results were</w:t>
      </w:r>
      <w:r w:rsidR="002D2EBC">
        <w:rPr>
          <w:rFonts w:eastAsia="Times New Roman" w:cs="Times New Roman"/>
          <w:color w:val="222222"/>
          <w:shd w:val="clear" w:color="auto" w:fill="FEFEFE"/>
        </w:rPr>
        <w:t xml:space="preserve"> in general</w:t>
      </w:r>
      <w:r w:rsidR="002E373A">
        <w:rPr>
          <w:rFonts w:eastAsia="Times New Roman" w:cs="Times New Roman"/>
          <w:color w:val="222222"/>
          <w:shd w:val="clear" w:color="auto" w:fill="FEFEFE"/>
        </w:rPr>
        <w:t xml:space="preserve"> </w:t>
      </w:r>
      <w:r w:rsidR="002D2EBC">
        <w:rPr>
          <w:rFonts w:eastAsia="Times New Roman" w:cs="Times New Roman"/>
          <w:color w:val="222222"/>
          <w:shd w:val="clear" w:color="auto" w:fill="FEFEFE"/>
        </w:rPr>
        <w:t xml:space="preserve">extremely </w:t>
      </w:r>
      <w:r w:rsidR="002E373A">
        <w:rPr>
          <w:rFonts w:eastAsia="Times New Roman" w:cs="Times New Roman"/>
          <w:color w:val="222222"/>
          <w:shd w:val="clear" w:color="auto" w:fill="FEFEFE"/>
        </w:rPr>
        <w:t xml:space="preserve">subpar </w:t>
      </w:r>
      <w:r w:rsidR="002D2EBC">
        <w:rPr>
          <w:rFonts w:eastAsia="Times New Roman" w:cs="Times New Roman"/>
          <w:color w:val="222222"/>
          <w:shd w:val="clear" w:color="auto" w:fill="FEFEFE"/>
        </w:rPr>
        <w:t>to those of</w:t>
      </w:r>
      <w:del w:id="144" w:author="Michael Gofron" w:date="2015-06-10T22:18:00Z">
        <w:r w:rsidR="002D2EBC" w:rsidDel="0057050F">
          <w:rPr>
            <w:rFonts w:eastAsia="Times New Roman" w:cs="Times New Roman"/>
            <w:color w:val="222222"/>
            <w:shd w:val="clear" w:color="auto" w:fill="FEFEFE"/>
          </w:rPr>
          <w:delText xml:space="preserve"> </w:delText>
        </w:r>
      </w:del>
      <w:ins w:id="145" w:author="Michael Gofron" w:date="2015-06-10T22:18:00Z">
        <w:r w:rsidR="0057050F">
          <w:rPr>
            <w:rFonts w:eastAsia="Times New Roman" w:cs="Times New Roman"/>
            <w:color w:val="222222"/>
            <w:shd w:val="clear" w:color="auto" w:fill="FEFEFE"/>
          </w:rPr>
          <w:t xml:space="preserve"> the Random Forest</w:t>
        </w:r>
      </w:ins>
      <w:del w:id="146" w:author="Michael Gofron" w:date="2015-06-10T22:18:00Z">
        <w:r w:rsidR="002D2EBC" w:rsidDel="0057050F">
          <w:rPr>
            <w:rFonts w:eastAsia="Times New Roman" w:cs="Times New Roman"/>
            <w:color w:val="222222"/>
            <w:shd w:val="clear" w:color="auto" w:fill="FEFEFE"/>
          </w:rPr>
          <w:delText>the decision tree</w:delText>
        </w:r>
      </w:del>
      <w:r>
        <w:rPr>
          <w:rFonts w:eastAsia="Times New Roman" w:cs="Times New Roman"/>
          <w:color w:val="222222"/>
          <w:shd w:val="clear" w:color="auto" w:fill="FEFEFE"/>
        </w:rPr>
        <w:t>.</w:t>
      </w:r>
      <w:r w:rsidR="002E373A">
        <w:rPr>
          <w:rFonts w:eastAsia="Times New Roman" w:cs="Times New Roman"/>
          <w:color w:val="222222"/>
          <w:shd w:val="clear" w:color="auto" w:fill="FEFEFE"/>
        </w:rPr>
        <w:t xml:space="preserve"> </w:t>
      </w:r>
      <w:del w:id="147" w:author="Michael Gofron" w:date="2015-06-10T22:18:00Z">
        <w:r w:rsidR="002E373A" w:rsidDel="0057050F">
          <w:rPr>
            <w:rFonts w:eastAsia="Times New Roman" w:cs="Times New Roman"/>
            <w:color w:val="222222"/>
            <w:shd w:val="clear" w:color="auto" w:fill="FEFEFE"/>
          </w:rPr>
          <w:delText xml:space="preserve">We believe it deals with </w:delText>
        </w:r>
        <w:r w:rsidR="00F0384F" w:rsidDel="0057050F">
          <w:rPr>
            <w:rFonts w:eastAsia="Times New Roman" w:cs="Times New Roman"/>
            <w:color w:val="222222"/>
            <w:shd w:val="clear" w:color="auto" w:fill="FEFEFE"/>
          </w:rPr>
          <w:delText xml:space="preserve">the size and relevance of our data as well as the nature of Random Forest. </w:delText>
        </w:r>
      </w:del>
      <w:r w:rsidR="00F0384F">
        <w:rPr>
          <w:rFonts w:eastAsia="Times New Roman" w:cs="Times New Roman"/>
          <w:color w:val="222222"/>
          <w:shd w:val="clear" w:color="auto" w:fill="FEFEFE"/>
        </w:rPr>
        <w:t xml:space="preserve">Random Forests </w:t>
      </w:r>
      <w:ins w:id="148" w:author="Michael Gofron" w:date="2015-06-10T22:19:00Z">
        <w:r w:rsidR="00296CE1">
          <w:rPr>
            <w:rFonts w:eastAsia="Times New Roman" w:cs="Times New Roman"/>
            <w:color w:val="222222"/>
            <w:shd w:val="clear" w:color="auto" w:fill="FEFEFE"/>
          </w:rPr>
          <w:t>is an ensemble learning method for classification which creates a multitude of decision tress at training time and outputs the class that is the mode of the classes or mean of the i</w:t>
        </w:r>
        <w:r w:rsidR="00551AD8">
          <w:rPr>
            <w:rFonts w:eastAsia="Times New Roman" w:cs="Times New Roman"/>
            <w:color w:val="222222"/>
            <w:shd w:val="clear" w:color="auto" w:fill="FEFEFE"/>
          </w:rPr>
          <w:t>ndividual tree. A deci</w:t>
        </w:r>
      </w:ins>
      <w:del w:id="149" w:author="Michael Gofron" w:date="2015-06-10T22:19:00Z">
        <w:r w:rsidR="00F0384F" w:rsidDel="00296CE1">
          <w:rPr>
            <w:rFonts w:eastAsia="Times New Roman" w:cs="Times New Roman"/>
            <w:color w:val="222222"/>
            <w:shd w:val="clear" w:color="auto" w:fill="FEFEFE"/>
          </w:rPr>
          <w:delText xml:space="preserve">breaks </w:delText>
        </w:r>
        <w:r w:rsidR="00F0384F" w:rsidDel="0057050F">
          <w:rPr>
            <w:rFonts w:eastAsia="Times New Roman" w:cs="Times New Roman"/>
            <w:color w:val="222222"/>
            <w:shd w:val="clear" w:color="auto" w:fill="FEFEFE"/>
          </w:rPr>
          <w:delText>the data into multiple parts and then creates a small tree for each part of the data.</w:delText>
        </w:r>
        <w:r w:rsidR="002E373A" w:rsidDel="0057050F">
          <w:rPr>
            <w:rFonts w:eastAsia="Times New Roman" w:cs="Times New Roman"/>
            <w:color w:val="222222"/>
            <w:shd w:val="clear" w:color="auto" w:fill="FEFEFE"/>
          </w:rPr>
          <w:delText xml:space="preserve"> </w:delText>
        </w:r>
        <w:r w:rsidR="00F0384F" w:rsidDel="0057050F">
          <w:rPr>
            <w:rFonts w:eastAsia="Times New Roman" w:cs="Times New Roman"/>
            <w:color w:val="222222"/>
            <w:shd w:val="clear" w:color="auto" w:fill="FEFEFE"/>
          </w:rPr>
          <w:delText>Since there are so many more teams in the regular season games than there are in the NCAA tournament, there are exponentially</w:delText>
        </w:r>
      </w:del>
      <w:ins w:id="150" w:author="Michael Gofron" w:date="2015-06-10T22:59:00Z">
        <w:r w:rsidR="00507E9E">
          <w:rPr>
            <w:rFonts w:eastAsia="Times New Roman" w:cs="Times New Roman"/>
            <w:color w:val="222222"/>
            <w:shd w:val="clear" w:color="auto" w:fill="FEFEFE"/>
          </w:rPr>
          <w:t>sion</w:t>
        </w:r>
      </w:ins>
      <w:ins w:id="151" w:author="Michael Gofron" w:date="2015-06-10T22:32:00Z">
        <w:r w:rsidR="00AF0CE0">
          <w:rPr>
            <w:rFonts w:eastAsia="Times New Roman" w:cs="Times New Roman"/>
            <w:color w:val="222222"/>
            <w:shd w:val="clear" w:color="auto" w:fill="FEFEFE"/>
          </w:rPr>
          <w:t xml:space="preserve"> tree</w:t>
        </w:r>
      </w:ins>
      <w:ins w:id="152" w:author="Michael Gofron" w:date="2015-06-10T22:20:00Z">
        <w:r w:rsidR="00551AD8">
          <w:rPr>
            <w:rFonts w:eastAsia="Times New Roman" w:cs="Times New Roman"/>
            <w:color w:val="222222"/>
            <w:shd w:val="clear" w:color="auto" w:fill="FEFEFE"/>
          </w:rPr>
          <w:t xml:space="preserve"> is much more prone to not capture the highest probability of which team is likely to win because it is a single instance. </w:t>
        </w:r>
      </w:ins>
      <w:ins w:id="153" w:author="Michael Gofron" w:date="2015-06-10T22:21:00Z">
        <w:r w:rsidR="008D0277">
          <w:rPr>
            <w:rFonts w:eastAsia="Times New Roman" w:cs="Times New Roman"/>
            <w:color w:val="222222"/>
            <w:shd w:val="clear" w:color="auto" w:fill="FEFEFE"/>
          </w:rPr>
          <w:t>The selection of random subsets that occurs in Random Forest means that it trains on the data man</w:t>
        </w:r>
      </w:ins>
      <w:ins w:id="154" w:author="Michael Gofron" w:date="2015-06-10T22:22:00Z">
        <w:r w:rsidR="008D0277">
          <w:rPr>
            <w:rFonts w:eastAsia="Times New Roman" w:cs="Times New Roman"/>
            <w:color w:val="222222"/>
            <w:shd w:val="clear" w:color="auto" w:fill="FEFEFE"/>
          </w:rPr>
          <w:t>y times producing many decision trees and ultimately creating the most “likely” decision tree.</w:t>
        </w:r>
        <w:r w:rsidR="003D4194">
          <w:rPr>
            <w:rFonts w:eastAsia="Times New Roman" w:cs="Times New Roman"/>
            <w:color w:val="222222"/>
            <w:shd w:val="clear" w:color="auto" w:fill="FEFEFE"/>
          </w:rPr>
          <w:t xml:space="preserve"> In appendix B. we see that Random Forest generally performs much better than decision trees.</w:t>
        </w:r>
      </w:ins>
    </w:p>
    <w:p w14:paraId="0033CB5F" w14:textId="77777777" w:rsidR="006F3C7A" w:rsidRDefault="006F3C7A" w:rsidP="000F03A4">
      <w:pPr>
        <w:ind w:firstLine="720"/>
        <w:rPr>
          <w:ins w:id="155" w:author="Michael Gofron" w:date="2015-06-10T23:01:00Z"/>
          <w:rFonts w:eastAsia="Times New Roman" w:cs="Times New Roman"/>
          <w:color w:val="222222"/>
          <w:shd w:val="clear" w:color="auto" w:fill="FEFEFE"/>
        </w:rPr>
      </w:pPr>
    </w:p>
    <w:p w14:paraId="39695352" w14:textId="5E0DA911" w:rsidR="00F5658F" w:rsidRPr="006F3C7A" w:rsidRDefault="006F3C7A" w:rsidP="006F3C7A">
      <w:pPr>
        <w:ind w:firstLine="720"/>
        <w:jc w:val="center"/>
        <w:rPr>
          <w:ins w:id="156" w:author="Juan David  Dominguez" w:date="2015-06-10T17:50:00Z"/>
          <w:rFonts w:eastAsia="Times New Roman" w:cs="Times New Roman"/>
          <w:b/>
          <w:color w:val="222222"/>
          <w:shd w:val="clear" w:color="auto" w:fill="FEFEFE"/>
          <w:rPrChange w:id="157" w:author="Michael Gofron" w:date="2015-06-10T23:01:00Z">
            <w:rPr>
              <w:ins w:id="158" w:author="Juan David  Dominguez" w:date="2015-06-10T17:50:00Z"/>
              <w:rFonts w:eastAsia="Times New Roman" w:cs="Times New Roman"/>
              <w:color w:val="222222"/>
              <w:shd w:val="clear" w:color="auto" w:fill="FEFEFE"/>
            </w:rPr>
          </w:rPrChange>
        </w:rPr>
        <w:pPrChange w:id="159" w:author="Michael Gofron" w:date="2015-06-10T23:01:00Z">
          <w:pPr>
            <w:ind w:firstLine="720"/>
          </w:pPr>
        </w:pPrChange>
      </w:pPr>
      <w:ins w:id="160" w:author="Michael Gofron" w:date="2015-06-10T23:01:00Z">
        <w:r w:rsidRPr="006F3C7A">
          <w:rPr>
            <w:rFonts w:eastAsia="Times New Roman" w:cs="Times New Roman"/>
            <w:b/>
            <w:color w:val="222222"/>
            <w:shd w:val="clear" w:color="auto" w:fill="FEFEFE"/>
            <w:rPrChange w:id="161" w:author="Michael Gofron" w:date="2015-06-10T23:01:00Z">
              <w:rPr>
                <w:rFonts w:eastAsia="Times New Roman" w:cs="Times New Roman"/>
                <w:color w:val="222222"/>
                <w:shd w:val="clear" w:color="auto" w:fill="FEFEFE"/>
              </w:rPr>
            </w:rPrChange>
          </w:rPr>
          <w:t>Results</w:t>
        </w:r>
      </w:ins>
      <w:del w:id="162" w:author="Michael Gofron" w:date="2015-06-10T22:20:00Z">
        <w:r w:rsidR="00F0384F" w:rsidRPr="006F3C7A" w:rsidDel="00551AD8">
          <w:rPr>
            <w:rFonts w:eastAsia="Times New Roman" w:cs="Times New Roman"/>
            <w:b/>
            <w:color w:val="222222"/>
            <w:shd w:val="clear" w:color="auto" w:fill="FEFEFE"/>
            <w:rPrChange w:id="163" w:author="Michael Gofron" w:date="2015-06-10T23:01:00Z">
              <w:rPr>
                <w:rFonts w:eastAsia="Times New Roman" w:cs="Times New Roman"/>
                <w:color w:val="222222"/>
                <w:shd w:val="clear" w:color="auto" w:fill="FEFEFE"/>
              </w:rPr>
            </w:rPrChange>
          </w:rPr>
          <w:delText xml:space="preserve"> </w:delText>
        </w:r>
      </w:del>
      <w:del w:id="164" w:author="Michael Gofron" w:date="2015-06-10T22:19:00Z">
        <w:r w:rsidR="00F0384F" w:rsidRPr="006F3C7A" w:rsidDel="0057050F">
          <w:rPr>
            <w:rFonts w:eastAsia="Times New Roman" w:cs="Times New Roman"/>
            <w:b/>
            <w:color w:val="222222"/>
            <w:shd w:val="clear" w:color="auto" w:fill="FEFEFE"/>
            <w:rPrChange w:id="165" w:author="Michael Gofron" w:date="2015-06-10T23:01:00Z">
              <w:rPr>
                <w:rFonts w:eastAsia="Times New Roman" w:cs="Times New Roman"/>
                <w:color w:val="222222"/>
                <w:shd w:val="clear" w:color="auto" w:fill="FEFEFE"/>
              </w:rPr>
            </w:rPrChange>
          </w:rPr>
          <w:delText>more</w:delText>
        </w:r>
        <w:r w:rsidR="002D2EBC" w:rsidRPr="006F3C7A" w:rsidDel="0057050F">
          <w:rPr>
            <w:rFonts w:eastAsia="Times New Roman" w:cs="Times New Roman"/>
            <w:b/>
            <w:color w:val="222222"/>
            <w:shd w:val="clear" w:color="auto" w:fill="FEFEFE"/>
            <w:rPrChange w:id="166" w:author="Michael Gofron" w:date="2015-06-10T23:01:00Z">
              <w:rPr>
                <w:rFonts w:eastAsia="Times New Roman" w:cs="Times New Roman"/>
                <w:color w:val="222222"/>
                <w:shd w:val="clear" w:color="auto" w:fill="FEFEFE"/>
              </w:rPr>
            </w:rPrChange>
          </w:rPr>
          <w:delText xml:space="preserve"> regular </w:delText>
        </w:r>
        <w:r w:rsidR="002D2EBC" w:rsidRPr="006F3C7A" w:rsidDel="0057050F">
          <w:rPr>
            <w:rFonts w:eastAsia="Times New Roman" w:cs="Times New Roman"/>
            <w:b/>
            <w:color w:val="222222"/>
            <w:shd w:val="clear" w:color="auto" w:fill="FEFEFE"/>
            <w:rPrChange w:id="167" w:author="Michael Gofron" w:date="2015-06-10T23:01:00Z">
              <w:rPr>
                <w:rFonts w:eastAsia="Times New Roman" w:cs="Times New Roman"/>
                <w:color w:val="222222"/>
                <w:shd w:val="clear" w:color="auto" w:fill="FEFEFE"/>
              </w:rPr>
            </w:rPrChange>
          </w:rPr>
          <w:lastRenderedPageBreak/>
          <w:delText>season</w:delText>
        </w:r>
        <w:r w:rsidR="00F0384F" w:rsidRPr="006F3C7A" w:rsidDel="0057050F">
          <w:rPr>
            <w:rFonts w:eastAsia="Times New Roman" w:cs="Times New Roman"/>
            <w:b/>
            <w:color w:val="222222"/>
            <w:shd w:val="clear" w:color="auto" w:fill="FEFEFE"/>
            <w:rPrChange w:id="168" w:author="Michael Gofron" w:date="2015-06-10T23:01:00Z">
              <w:rPr>
                <w:rFonts w:eastAsia="Times New Roman" w:cs="Times New Roman"/>
                <w:color w:val="222222"/>
                <w:shd w:val="clear" w:color="auto" w:fill="FEFEFE"/>
              </w:rPr>
            </w:rPrChange>
          </w:rPr>
          <w:delText xml:space="preserve"> </w:delText>
        </w:r>
        <w:r w:rsidR="002D2EBC" w:rsidRPr="006F3C7A" w:rsidDel="0057050F">
          <w:rPr>
            <w:rFonts w:eastAsia="Times New Roman" w:cs="Times New Roman"/>
            <w:b/>
            <w:color w:val="222222"/>
            <w:shd w:val="clear" w:color="auto" w:fill="FEFEFE"/>
            <w:rPrChange w:id="169" w:author="Michael Gofron" w:date="2015-06-10T23:01:00Z">
              <w:rPr>
                <w:rFonts w:eastAsia="Times New Roman" w:cs="Times New Roman"/>
                <w:color w:val="222222"/>
                <w:shd w:val="clear" w:color="auto" w:fill="FEFEFE"/>
              </w:rPr>
            </w:rPrChange>
          </w:rPr>
          <w:delText>games, especially more of lower caliber teams. These games and teams are more irrelevant to the NCAA tournament and when the Random Forest breaks the data into smaller parts, these games will dominate the data set—to the point where there might not be a single game played by an NCAA tournament contender. This hypothesis is corroborated when we iteratively trained on the results of all other tournaments’ data and verified with the one tournament that was not trained on. The random forests did comparatively better than a decision tree. Nonetheless, we choose decision tree in order to hopefully boost it in the future</w:delText>
        </w:r>
      </w:del>
      <w:ins w:id="170" w:author="Juan David  Dominguez" w:date="2015-06-10T18:21:00Z">
        <w:del w:id="171" w:author="Michael Gofron" w:date="2015-06-10T22:19:00Z">
          <w:r w:rsidR="00D33C10" w:rsidRPr="006F3C7A" w:rsidDel="0057050F">
            <w:rPr>
              <w:rFonts w:eastAsia="Times New Roman" w:cs="Times New Roman"/>
              <w:b/>
              <w:color w:val="222222"/>
              <w:shd w:val="clear" w:color="auto" w:fill="FEFEFE"/>
              <w:rPrChange w:id="172" w:author="Michael Gofron" w:date="2015-06-10T23:01:00Z">
                <w:rPr>
                  <w:rFonts w:eastAsia="Times New Roman" w:cs="Times New Roman"/>
                  <w:color w:val="222222"/>
                  <w:shd w:val="clear" w:color="auto" w:fill="FEFEFE"/>
                </w:rPr>
              </w:rPrChange>
            </w:rPr>
            <w:delText xml:space="preserve"> and use </w:delText>
          </w:r>
          <w:r w:rsidR="00B02AED" w:rsidRPr="006F3C7A" w:rsidDel="0057050F">
            <w:rPr>
              <w:rFonts w:eastAsia="Times New Roman" w:cs="Times New Roman"/>
              <w:b/>
              <w:color w:val="222222"/>
              <w:shd w:val="clear" w:color="auto" w:fill="FEFEFE"/>
              <w:rPrChange w:id="173" w:author="Michael Gofron" w:date="2015-06-10T23:01:00Z">
                <w:rPr>
                  <w:rFonts w:eastAsia="Times New Roman" w:cs="Times New Roman"/>
                  <w:color w:val="222222"/>
                  <w:shd w:val="clear" w:color="auto" w:fill="FEFEFE"/>
                </w:rPr>
              </w:rPrChange>
            </w:rPr>
            <w:delText>the intuitive understanding it gives to help us stack it with other classifiers</w:delText>
          </w:r>
        </w:del>
      </w:ins>
      <w:del w:id="174" w:author="Michael Gofron" w:date="2015-06-10T22:19:00Z">
        <w:r w:rsidR="002D2EBC" w:rsidRPr="006F3C7A" w:rsidDel="0057050F">
          <w:rPr>
            <w:rFonts w:eastAsia="Times New Roman" w:cs="Times New Roman"/>
            <w:b/>
            <w:color w:val="222222"/>
            <w:shd w:val="clear" w:color="auto" w:fill="FEFEFE"/>
            <w:rPrChange w:id="175" w:author="Michael Gofron" w:date="2015-06-10T23:01:00Z">
              <w:rPr>
                <w:rFonts w:eastAsia="Times New Roman" w:cs="Times New Roman"/>
                <w:color w:val="222222"/>
                <w:shd w:val="clear" w:color="auto" w:fill="FEFEFE"/>
              </w:rPr>
            </w:rPrChange>
          </w:rPr>
          <w:delText>.</w:delText>
        </w:r>
      </w:del>
    </w:p>
    <w:p w14:paraId="45251A7C" w14:textId="489A59F6" w:rsidR="00BC17A8" w:rsidDel="00D33C10" w:rsidRDefault="00B02AED">
      <w:pPr>
        <w:ind w:firstLine="720"/>
        <w:rPr>
          <w:del w:id="176" w:author="Juan David  Dominguez" w:date="2015-06-10T18:21:00Z"/>
          <w:rFonts w:eastAsia="Times New Roman" w:cs="Times New Roman"/>
          <w:color w:val="222222"/>
          <w:shd w:val="clear" w:color="auto" w:fill="FEFEFE"/>
        </w:rPr>
      </w:pPr>
      <w:ins w:id="177" w:author="Juan David  Dominguez" w:date="2015-06-10T18:22:00Z">
        <w:r>
          <w:rPr>
            <w:rFonts w:eastAsia="Times New Roman" w:cs="Times New Roman"/>
            <w:color w:val="222222"/>
            <w:shd w:val="clear" w:color="auto" w:fill="FEFEFE"/>
          </w:rPr>
          <w:t>The results are very interesting and further work needs to be done. The more exceptional result is that differential statistics</w:t>
        </w:r>
      </w:ins>
      <w:ins w:id="178" w:author="Juan David  Dominguez" w:date="2015-06-10T18:25:00Z">
        <w:r>
          <w:rPr>
            <w:rFonts w:eastAsia="Times New Roman" w:cs="Times New Roman"/>
            <w:color w:val="222222"/>
            <w:shd w:val="clear" w:color="auto" w:fill="FEFEFE"/>
          </w:rPr>
          <w:t xml:space="preserve"> are the most important features and, in particular </w:t>
        </w:r>
      </w:ins>
    </w:p>
    <w:p w14:paraId="1F3A19E9" w14:textId="7237E480" w:rsidR="002D2EBC" w:rsidRDefault="00B02AED" w:rsidP="00B02AED">
      <w:pPr>
        <w:ind w:firstLine="720"/>
        <w:rPr>
          <w:rFonts w:eastAsia="Times New Roman" w:cs="Times New Roman"/>
          <w:color w:val="222222"/>
          <w:shd w:val="clear" w:color="auto" w:fill="FEFEFE"/>
        </w:rPr>
      </w:pPr>
      <w:ins w:id="179" w:author="Juan David  Dominguez" w:date="2015-06-10T18:26:00Z">
        <w:r>
          <w:rPr>
            <w:rFonts w:eastAsia="Times New Roman" w:cs="Times New Roman"/>
            <w:color w:val="222222"/>
            <w:shd w:val="clear" w:color="auto" w:fill="FEFEFE"/>
          </w:rPr>
          <w:t>Point</w:t>
        </w:r>
      </w:ins>
      <w:ins w:id="180" w:author="Juan David  Dominguez" w:date="2015-06-10T18:25:00Z">
        <w:r>
          <w:rPr>
            <w:rFonts w:eastAsia="Times New Roman" w:cs="Times New Roman"/>
            <w:color w:val="222222"/>
            <w:shd w:val="clear" w:color="auto" w:fill="FEFEFE"/>
          </w:rPr>
          <w:t xml:space="preserve"> differential is the most important feature. </w:t>
        </w:r>
      </w:ins>
      <w:ins w:id="181" w:author="Juan David  Dominguez" w:date="2015-06-10T18:26:00Z">
        <w:r>
          <w:rPr>
            <w:rFonts w:eastAsia="Times New Roman" w:cs="Times New Roman"/>
            <w:color w:val="222222"/>
            <w:shd w:val="clear" w:color="auto" w:fill="FEFEFE"/>
          </w:rPr>
          <w:t>This seems to be in line with professional basketball analysts</w:t>
        </w:r>
      </w:ins>
      <w:ins w:id="182" w:author="Juan David  Dominguez" w:date="2015-06-10T18:28:00Z">
        <w:r>
          <w:rPr>
            <w:rFonts w:eastAsia="Times New Roman" w:cs="Times New Roman"/>
            <w:color w:val="222222"/>
            <w:shd w:val="clear" w:color="auto" w:fill="FEFEFE"/>
          </w:rPr>
          <w:t xml:space="preserve">’ opinions. </w:t>
        </w:r>
      </w:ins>
      <w:ins w:id="183" w:author="Michael Gofron" w:date="2015-06-10T23:10:00Z">
        <w:r w:rsidR="009F479F">
          <w:rPr>
            <w:rFonts w:eastAsia="Times New Roman" w:cs="Times New Roman"/>
            <w:color w:val="222222"/>
            <w:shd w:val="clear" w:color="auto" w:fill="FEFEFE"/>
          </w:rPr>
          <w:t xml:space="preserve">In addition in Appendix B, we </w:t>
        </w:r>
      </w:ins>
      <w:ins w:id="184" w:author="Michael Gofron" w:date="2015-06-10T23:11:00Z">
        <w:r w:rsidR="009F479F">
          <w:rPr>
            <w:rFonts w:eastAsia="Times New Roman" w:cs="Times New Roman"/>
            <w:color w:val="222222"/>
            <w:shd w:val="clear" w:color="auto" w:fill="FEFEFE"/>
          </w:rPr>
          <w:t xml:space="preserve">see that our random forest generally outperforms decision trees for training on the playoff data testing on the playoff data, and training on the regular season data and testing on the playoff data. </w:t>
        </w:r>
      </w:ins>
      <w:ins w:id="185" w:author="Juan David  Dominguez" w:date="2015-06-10T18:28:00Z">
        <w:r>
          <w:rPr>
            <w:rFonts w:eastAsia="Times New Roman" w:cs="Times New Roman"/>
            <w:color w:val="222222"/>
            <w:shd w:val="clear" w:color="auto" w:fill="FEFEFE"/>
          </w:rPr>
          <w:t xml:space="preserve">Our current accuracy is on </w:t>
        </w:r>
      </w:ins>
      <w:ins w:id="186" w:author="Juan David  Dominguez" w:date="2015-06-10T18:29:00Z">
        <w:r>
          <w:rPr>
            <w:rFonts w:eastAsia="Times New Roman" w:cs="Times New Roman"/>
            <w:color w:val="222222"/>
            <w:shd w:val="clear" w:color="auto" w:fill="FEFEFE"/>
          </w:rPr>
          <w:t xml:space="preserve">ranges from </w:t>
        </w:r>
      </w:ins>
      <w:ins w:id="187" w:author="Michael Gofron" w:date="2015-06-10T23:12:00Z">
        <w:r w:rsidR="00213272">
          <w:rPr>
            <w:rFonts w:eastAsia="Times New Roman" w:cs="Times New Roman"/>
            <w:color w:val="222222"/>
            <w:shd w:val="clear" w:color="auto" w:fill="FEFEFE"/>
          </w:rPr>
          <w:t xml:space="preserve">63% </w:t>
        </w:r>
      </w:ins>
      <w:ins w:id="188" w:author="Juan David  Dominguez" w:date="2015-06-10T18:29:00Z">
        <w:del w:id="189" w:author="Michael Gofron" w:date="2015-06-10T23:12:00Z">
          <w:r w:rsidDel="00213272">
            <w:rPr>
              <w:rFonts w:eastAsia="Times New Roman" w:cs="Times New Roman"/>
              <w:color w:val="222222"/>
              <w:shd w:val="clear" w:color="auto" w:fill="FEFEFE"/>
            </w:rPr>
            <w:delText xml:space="preserve">[] </w:delText>
          </w:r>
        </w:del>
        <w:r>
          <w:rPr>
            <w:rFonts w:eastAsia="Times New Roman" w:cs="Times New Roman"/>
            <w:color w:val="222222"/>
            <w:shd w:val="clear" w:color="auto" w:fill="FEFEFE"/>
          </w:rPr>
          <w:t xml:space="preserve">and is on </w:t>
        </w:r>
      </w:ins>
      <w:ins w:id="190" w:author="Juan David  Dominguez" w:date="2015-06-10T18:28:00Z">
        <w:r>
          <w:rPr>
            <w:rFonts w:eastAsia="Times New Roman" w:cs="Times New Roman"/>
            <w:color w:val="222222"/>
            <w:shd w:val="clear" w:color="auto" w:fill="FEFEFE"/>
          </w:rPr>
          <w:t>average</w:t>
        </w:r>
      </w:ins>
      <w:ins w:id="191" w:author="Michael Gofron" w:date="2015-06-10T22:49:00Z">
        <w:r w:rsidR="00995741">
          <w:rPr>
            <w:rFonts w:eastAsia="Times New Roman" w:cs="Times New Roman"/>
            <w:color w:val="222222"/>
            <w:shd w:val="clear" w:color="auto" w:fill="FEFEFE"/>
          </w:rPr>
          <w:t xml:space="preserve"> over all season and playoffs</w:t>
        </w:r>
      </w:ins>
      <w:ins w:id="192" w:author="Juan David  Dominguez" w:date="2015-06-10T18:28:00Z">
        <w:r>
          <w:rPr>
            <w:rFonts w:eastAsia="Times New Roman" w:cs="Times New Roman"/>
            <w:color w:val="222222"/>
            <w:shd w:val="clear" w:color="auto" w:fill="FEFEFE"/>
          </w:rPr>
          <w:t xml:space="preserve"> </w:t>
        </w:r>
      </w:ins>
      <w:ins w:id="193" w:author="Juan David  Dominguez" w:date="2015-06-10T18:29:00Z">
        <w:del w:id="194" w:author="Michael Gofron" w:date="2015-06-10T23:12:00Z">
          <w:r w:rsidDel="00213272">
            <w:rPr>
              <w:rFonts w:eastAsia="Times New Roman" w:cs="Times New Roman"/>
              <w:color w:val="222222"/>
              <w:shd w:val="clear" w:color="auto" w:fill="FEFEFE"/>
            </w:rPr>
            <w:delText>[</w:delText>
          </w:r>
        </w:del>
      </w:ins>
      <w:ins w:id="195" w:author="Michael Gofron" w:date="2015-06-10T22:49:00Z">
        <w:r w:rsidR="00995741">
          <w:rPr>
            <w:rFonts w:eastAsia="Times New Roman" w:cs="Times New Roman"/>
            <w:color w:val="222222"/>
            <w:shd w:val="clear" w:color="auto" w:fill="FEFEFE"/>
          </w:rPr>
          <w:t>67</w:t>
        </w:r>
      </w:ins>
      <w:ins w:id="196" w:author="Juan David  Dominguez" w:date="2015-06-10T18:28:00Z">
        <w:del w:id="197" w:author="Michael Gofron" w:date="2015-06-10T22:49:00Z">
          <w:r w:rsidDel="00995741">
            <w:rPr>
              <w:rFonts w:eastAsia="Times New Roman" w:cs="Times New Roman"/>
              <w:color w:val="222222"/>
              <w:shd w:val="clear" w:color="auto" w:fill="FEFEFE"/>
            </w:rPr>
            <w:delText>7</w:delText>
          </w:r>
          <w:r w:rsidDel="00C856EF">
            <w:rPr>
              <w:rFonts w:eastAsia="Times New Roman" w:cs="Times New Roman"/>
              <w:color w:val="222222"/>
              <w:shd w:val="clear" w:color="auto" w:fill="FEFEFE"/>
            </w:rPr>
            <w:delText>8</w:delText>
          </w:r>
        </w:del>
        <w:r>
          <w:rPr>
            <w:rFonts w:eastAsia="Times New Roman" w:cs="Times New Roman"/>
            <w:color w:val="222222"/>
            <w:shd w:val="clear" w:color="auto" w:fill="FEFEFE"/>
          </w:rPr>
          <w:t>%</w:t>
        </w:r>
      </w:ins>
      <w:ins w:id="198" w:author="Juan David  Dominguez" w:date="2015-06-10T18:29:00Z">
        <w:del w:id="199" w:author="Michael Gofron" w:date="2015-06-10T23:12:00Z">
          <w:r w:rsidDel="00213272">
            <w:rPr>
              <w:rFonts w:eastAsia="Times New Roman" w:cs="Times New Roman"/>
              <w:color w:val="222222"/>
              <w:shd w:val="clear" w:color="auto" w:fill="FEFEFE"/>
            </w:rPr>
            <w:delText>?]</w:delText>
          </w:r>
        </w:del>
      </w:ins>
      <w:ins w:id="200" w:author="Juan David  Dominguez" w:date="2015-06-10T18:28:00Z">
        <w:r>
          <w:rPr>
            <w:rFonts w:eastAsia="Times New Roman" w:cs="Times New Roman"/>
            <w:color w:val="222222"/>
            <w:shd w:val="clear" w:color="auto" w:fill="FEFEFE"/>
          </w:rPr>
          <w:t>.</w:t>
        </w:r>
      </w:ins>
      <w:ins w:id="201" w:author="Michael Gofron" w:date="2015-06-10T23:12:00Z">
        <w:r w:rsidR="00213272">
          <w:rPr>
            <w:rFonts w:eastAsia="Times New Roman" w:cs="Times New Roman"/>
            <w:color w:val="222222"/>
            <w:shd w:val="clear" w:color="auto" w:fill="FEFEFE"/>
          </w:rPr>
          <w:t xml:space="preserve"> These results indicate that in general our random forests have much less variation than decision trees meaning that they are more likely capturing the true </w:t>
        </w:r>
      </w:ins>
      <w:ins w:id="202" w:author="Michael Gofron" w:date="2015-06-10T23:13:00Z">
        <w:r w:rsidR="00D975A2">
          <w:rPr>
            <w:rFonts w:eastAsia="Times New Roman" w:cs="Times New Roman"/>
            <w:color w:val="222222"/>
            <w:shd w:val="clear" w:color="auto" w:fill="FEFEFE"/>
          </w:rPr>
          <w:t xml:space="preserve">function rather than </w:t>
        </w:r>
        <w:r w:rsidR="004124E4">
          <w:rPr>
            <w:rFonts w:eastAsia="Times New Roman" w:cs="Times New Roman"/>
            <w:color w:val="222222"/>
            <w:shd w:val="clear" w:color="auto" w:fill="FEFEFE"/>
          </w:rPr>
          <w:t>over fitting</w:t>
        </w:r>
        <w:r w:rsidR="00D975A2">
          <w:rPr>
            <w:rFonts w:eastAsia="Times New Roman" w:cs="Times New Roman"/>
            <w:color w:val="222222"/>
            <w:shd w:val="clear" w:color="auto" w:fill="FEFEFE"/>
          </w:rPr>
          <w:t xml:space="preserve">. </w:t>
        </w:r>
      </w:ins>
      <w:ins w:id="203" w:author="Juan David  Dominguez" w:date="2015-06-10T18:28:00Z">
        <w:del w:id="204" w:author="Michael Gofron" w:date="2015-06-10T23:12:00Z">
          <w:r w:rsidDel="00213272">
            <w:rPr>
              <w:rFonts w:eastAsia="Times New Roman" w:cs="Times New Roman"/>
              <w:color w:val="222222"/>
              <w:shd w:val="clear" w:color="auto" w:fill="FEFEFE"/>
            </w:rPr>
            <w:delText xml:space="preserve"> </w:delText>
          </w:r>
        </w:del>
      </w:ins>
      <w:ins w:id="205" w:author="Juan David  Dominguez" w:date="2015-06-10T18:29:00Z">
        <w:r>
          <w:rPr>
            <w:rFonts w:eastAsia="Times New Roman" w:cs="Times New Roman"/>
            <w:color w:val="222222"/>
            <w:shd w:val="clear" w:color="auto" w:fill="FEFEFE"/>
          </w:rPr>
          <w:t>The accuracy</w:t>
        </w:r>
      </w:ins>
      <w:ins w:id="206" w:author="Juan David  Dominguez" w:date="2015-06-10T18:28:00Z">
        <w:r>
          <w:rPr>
            <w:rFonts w:eastAsia="Times New Roman" w:cs="Times New Roman"/>
            <w:color w:val="222222"/>
            <w:shd w:val="clear" w:color="auto" w:fill="FEFEFE"/>
          </w:rPr>
          <w:t xml:space="preserve"> is better for tournaments </w:t>
        </w:r>
      </w:ins>
      <w:ins w:id="207" w:author="Juan David  Dominguez" w:date="2015-06-10T18:29:00Z">
        <w:r>
          <w:rPr>
            <w:rFonts w:eastAsia="Times New Roman" w:cs="Times New Roman"/>
            <w:color w:val="222222"/>
            <w:shd w:val="clear" w:color="auto" w:fill="FEFEFE"/>
          </w:rPr>
          <w:t xml:space="preserve">that have been deemed to have </w:t>
        </w:r>
        <w:del w:id="208" w:author="Michael Gofron" w:date="2015-06-10T23:13:00Z">
          <w:r w:rsidDel="00D975A2">
            <w:rPr>
              <w:rFonts w:eastAsia="Times New Roman" w:cs="Times New Roman"/>
              <w:color w:val="222222"/>
              <w:shd w:val="clear" w:color="auto" w:fill="FEFEFE"/>
            </w:rPr>
            <w:delText xml:space="preserve">more </w:delText>
          </w:r>
        </w:del>
      </w:ins>
      <w:ins w:id="209" w:author="Michael Gofron" w:date="2015-06-10T23:13:00Z">
        <w:r w:rsidR="00D975A2">
          <w:rPr>
            <w:rFonts w:eastAsia="Times New Roman" w:cs="Times New Roman"/>
            <w:color w:val="222222"/>
            <w:shd w:val="clear" w:color="auto" w:fill="FEFEFE"/>
          </w:rPr>
          <w:t xml:space="preserve">fewer </w:t>
        </w:r>
      </w:ins>
      <w:ins w:id="210" w:author="Juan David  Dominguez" w:date="2015-06-10T18:29:00Z">
        <w:r>
          <w:rPr>
            <w:rFonts w:eastAsia="Times New Roman" w:cs="Times New Roman"/>
            <w:color w:val="222222"/>
            <w:shd w:val="clear" w:color="auto" w:fill="FEFEFE"/>
          </w:rPr>
          <w:t>“upsets</w:t>
        </w:r>
      </w:ins>
      <w:ins w:id="211" w:author="Michael Gofron" w:date="2015-06-10T23:13:00Z">
        <w:r w:rsidR="00D975A2">
          <w:rPr>
            <w:rFonts w:eastAsia="Times New Roman" w:cs="Times New Roman"/>
            <w:color w:val="222222"/>
            <w:shd w:val="clear" w:color="auto" w:fill="FEFEFE"/>
          </w:rPr>
          <w:t>” such as can be seen in the 2015 tournament.</w:t>
        </w:r>
      </w:ins>
      <w:ins w:id="212" w:author="Michael Gofron" w:date="2015-06-10T23:14:00Z">
        <w:r w:rsidR="008E73FB">
          <w:rPr>
            <w:rFonts w:eastAsia="Times New Roman" w:cs="Times New Roman"/>
            <w:color w:val="222222"/>
            <w:shd w:val="clear" w:color="auto" w:fill="FEFEFE"/>
          </w:rPr>
          <w:t xml:space="preserve"> In figure 3 </w:t>
        </w:r>
      </w:ins>
      <w:ins w:id="213" w:author="Michael Gofron" w:date="2015-06-10T23:15:00Z">
        <w:r w:rsidR="008806B1">
          <w:rPr>
            <w:rFonts w:eastAsia="Times New Roman" w:cs="Times New Roman"/>
            <w:color w:val="222222"/>
            <w:shd w:val="clear" w:color="auto" w:fill="FEFEFE"/>
          </w:rPr>
          <w:t xml:space="preserve">the </w:t>
        </w:r>
      </w:ins>
      <w:ins w:id="214" w:author="Michael Gofron" w:date="2015-06-10T23:14:00Z">
        <w:r w:rsidR="008E73FB">
          <w:rPr>
            <w:rFonts w:eastAsia="Times New Roman" w:cs="Times New Roman"/>
            <w:color w:val="222222"/>
            <w:shd w:val="clear" w:color="auto" w:fill="FEFEFE"/>
          </w:rPr>
          <w:t xml:space="preserve">bracket </w:t>
        </w:r>
      </w:ins>
      <w:ins w:id="215" w:author="Michael Gofron" w:date="2015-06-10T23:15:00Z">
        <w:r w:rsidR="008806B1">
          <w:rPr>
            <w:rFonts w:eastAsia="Times New Roman" w:cs="Times New Roman"/>
            <w:color w:val="222222"/>
            <w:shd w:val="clear" w:color="auto" w:fill="FEFEFE"/>
          </w:rPr>
          <w:t xml:space="preserve">is one </w:t>
        </w:r>
        <w:bookmarkStart w:id="216" w:name="_GoBack"/>
        <w:bookmarkEnd w:id="216"/>
        <w:r w:rsidR="008E73FB">
          <w:rPr>
            <w:rFonts w:eastAsia="Times New Roman" w:cs="Times New Roman"/>
            <w:color w:val="222222"/>
            <w:shd w:val="clear" w:color="auto" w:fill="FEFEFE"/>
          </w:rPr>
          <w:t>that</w:t>
        </w:r>
      </w:ins>
      <w:ins w:id="217" w:author="Michael Gofron" w:date="2015-06-10T23:14:00Z">
        <w:r w:rsidR="008E73FB">
          <w:rPr>
            <w:rFonts w:eastAsia="Times New Roman" w:cs="Times New Roman"/>
            <w:color w:val="222222"/>
            <w:shd w:val="clear" w:color="auto" w:fill="FEFEFE"/>
          </w:rPr>
          <w:t xml:space="preserve"> </w:t>
        </w:r>
      </w:ins>
      <w:ins w:id="218" w:author="Michael Gofron" w:date="2015-06-10T23:15:00Z">
        <w:r w:rsidR="008E73FB">
          <w:rPr>
            <w:rFonts w:eastAsia="Times New Roman" w:cs="Times New Roman"/>
            <w:color w:val="222222"/>
            <w:shd w:val="clear" w:color="auto" w:fill="FEFEFE"/>
          </w:rPr>
          <w:t>our algorithm ultimately produced based on the teams that it predicted would win.</w:t>
        </w:r>
      </w:ins>
      <w:ins w:id="219" w:author="Juan David  Dominguez" w:date="2015-06-10T18:29:00Z">
        <w:del w:id="220" w:author="Michael Gofron" w:date="2015-06-10T23:13:00Z">
          <w:r w:rsidDel="00D975A2">
            <w:rPr>
              <w:rFonts w:eastAsia="Times New Roman" w:cs="Times New Roman"/>
              <w:color w:val="222222"/>
              <w:shd w:val="clear" w:color="auto" w:fill="FEFEFE"/>
            </w:rPr>
            <w:delText xml:space="preserve">.” </w:delText>
          </w:r>
        </w:del>
      </w:ins>
      <w:ins w:id="221" w:author="Juan David  Dominguez" w:date="2015-06-10T18:28:00Z">
        <w:del w:id="222" w:author="Michael Gofron" w:date="2015-06-10T23:13:00Z">
          <w:r w:rsidDel="00D975A2">
            <w:rPr>
              <w:rFonts w:eastAsia="Times New Roman" w:cs="Times New Roman"/>
              <w:color w:val="222222"/>
              <w:shd w:val="clear" w:color="auto" w:fill="FEFEFE"/>
            </w:rPr>
            <w:delText xml:space="preserve"> </w:delText>
          </w:r>
        </w:del>
      </w:ins>
    </w:p>
    <w:p w14:paraId="598D992F" w14:textId="77777777" w:rsidR="00507E9E" w:rsidRDefault="00507E9E" w:rsidP="00F5658F">
      <w:pPr>
        <w:rPr>
          <w:ins w:id="223" w:author="Michael Gofron" w:date="2015-06-10T22:59:00Z"/>
          <w:rFonts w:eastAsia="Times New Roman" w:cs="Times New Roman"/>
          <w:color w:val="222222"/>
          <w:shd w:val="clear" w:color="auto" w:fill="FEFEFE"/>
        </w:rPr>
      </w:pPr>
    </w:p>
    <w:p w14:paraId="18AE4C47" w14:textId="4028BD06" w:rsidR="00F5658F" w:rsidDel="00B02AED" w:rsidRDefault="00F5658F" w:rsidP="00482A34">
      <w:pPr>
        <w:jc w:val="center"/>
        <w:rPr>
          <w:del w:id="224" w:author="Juan David  Dominguez" w:date="2015-06-10T18:30:00Z"/>
          <w:rFonts w:eastAsia="Times New Roman" w:cs="Times New Roman"/>
          <w:color w:val="222222"/>
          <w:shd w:val="clear" w:color="auto" w:fill="FEFEFE"/>
        </w:rPr>
        <w:pPrChange w:id="225" w:author="Michael Gofron" w:date="2015-06-10T23:01:00Z">
          <w:pPr/>
        </w:pPrChange>
      </w:pPr>
      <w:del w:id="226" w:author="Juan David  Dominguez" w:date="2015-06-10T18:30:00Z">
        <w:r w:rsidDel="00B02AED">
          <w:rPr>
            <w:rFonts w:eastAsia="Times New Roman" w:cs="Times New Roman"/>
            <w:color w:val="222222"/>
            <w:shd w:val="clear" w:color="auto" w:fill="FEFEFE"/>
          </w:rPr>
          <w:delText>iii. We trained our decision tree with the team stats over the season* as our features and whether a team won a game as the output space and restricting our training set to the regular season. Then we measured our success originally based on the percentage of games that the algorithm guessed correctly.</w:delText>
        </w:r>
      </w:del>
    </w:p>
    <w:p w14:paraId="292F2B30" w14:textId="75E870CF" w:rsidR="00F5658F" w:rsidDel="00B02AED" w:rsidRDefault="00F5658F" w:rsidP="00482A34">
      <w:pPr>
        <w:jc w:val="center"/>
        <w:rPr>
          <w:del w:id="227" w:author="Juan David  Dominguez" w:date="2015-06-10T18:30:00Z"/>
          <w:rFonts w:eastAsia="Times New Roman" w:cs="Times New Roman"/>
          <w:color w:val="222222"/>
          <w:shd w:val="clear" w:color="auto" w:fill="FEFEFE"/>
        </w:rPr>
        <w:pPrChange w:id="228" w:author="Michael Gofron" w:date="2015-06-10T23:01:00Z">
          <w:pPr/>
        </w:pPrChange>
      </w:pPr>
      <w:del w:id="229" w:author="Juan David  Dominguez" w:date="2015-06-10T18:30:00Z">
        <w:r w:rsidDel="00B02AED">
          <w:rPr>
            <w:rFonts w:eastAsia="Times New Roman" w:cs="Times New Roman"/>
            <w:color w:val="222222"/>
            <w:shd w:val="clear" w:color="auto" w:fill="FEFEFE"/>
          </w:rPr>
          <w:delText>iv. We found that point differential is the most important feature in our decision tree.  Our solution performed well in our first analysis of how many games it was able to correctly predict with 78% accuracy.</w:delText>
        </w:r>
      </w:del>
    </w:p>
    <w:p w14:paraId="34F44960" w14:textId="77777777" w:rsidR="00F5658F" w:rsidRDefault="00F5658F" w:rsidP="00482A34">
      <w:pPr>
        <w:jc w:val="center"/>
        <w:rPr>
          <w:b/>
        </w:rPr>
        <w:pPrChange w:id="230" w:author="Michael Gofron" w:date="2015-06-10T23:01:00Z">
          <w:pPr/>
        </w:pPrChange>
      </w:pPr>
      <w:r w:rsidRPr="009656E6">
        <w:rPr>
          <w:b/>
        </w:rPr>
        <w:t>Suggestions for Future Work</w:t>
      </w:r>
    </w:p>
    <w:p w14:paraId="3E7DE0A5" w14:textId="77777777" w:rsidR="00F80629" w:rsidRDefault="00F5658F" w:rsidP="00F5658F">
      <w:pPr>
        <w:rPr>
          <w:ins w:id="231" w:author="Michael Gofron" w:date="2015-06-10T21:55:00Z"/>
        </w:rPr>
      </w:pPr>
      <w:r>
        <w:t>We would like to try using more algorithms to see the validity of other algorithms and their impact. We also want to stack algorithms on top of one other in order to produce a more effective general algorithm for the future. Additionally, there should be more work done in separating the dataset between the playoffs and the regular season for the team statistics to ensure statistics are not skewed based on the number of games a team has played in a season. We would like to make the bracket making process more automatic</w:t>
      </w:r>
      <w:ins w:id="232" w:author="Michael Gofron" w:date="2015-06-10T21:55:00Z">
        <w:r w:rsidR="00F80629">
          <w:t>.</w:t>
        </w:r>
      </w:ins>
    </w:p>
    <w:p w14:paraId="2ABB5D06" w14:textId="77777777" w:rsidR="00F80629" w:rsidRDefault="00F80629" w:rsidP="00F5658F">
      <w:pPr>
        <w:rPr>
          <w:ins w:id="233" w:author="Michael Gofron" w:date="2015-06-10T21:55:00Z"/>
        </w:rPr>
      </w:pPr>
    </w:p>
    <w:p w14:paraId="05A25406" w14:textId="77777777" w:rsidR="00A13522" w:rsidRDefault="00A13522">
      <w:pPr>
        <w:rPr>
          <w:ins w:id="234" w:author="Michael Gofron" w:date="2015-06-10T22:37:00Z"/>
        </w:rPr>
      </w:pPr>
      <w:ins w:id="235" w:author="Michael Gofron" w:date="2015-06-10T22:37:00Z">
        <w:r>
          <w:br w:type="page"/>
        </w:r>
      </w:ins>
    </w:p>
    <w:p w14:paraId="6C97D9F3" w14:textId="708C517A" w:rsidR="00037D4D" w:rsidRPr="00776AF6" w:rsidRDefault="00037D4D" w:rsidP="00A13522">
      <w:pPr>
        <w:pStyle w:val="normal0"/>
        <w:rPr>
          <w:ins w:id="236" w:author="Michael Gofron" w:date="2015-06-10T22:43:00Z"/>
          <w:rFonts w:ascii="Times New Roman" w:eastAsia="Times New Roman" w:hAnsi="Times New Roman" w:cs="Times New Roman"/>
          <w:b/>
          <w:color w:val="222222"/>
          <w:sz w:val="24"/>
          <w:shd w:val="clear" w:color="auto" w:fill="FEFEFE"/>
          <w:rPrChange w:id="237" w:author="Michael Gofron" w:date="2015-06-10T23:04:00Z">
            <w:rPr>
              <w:ins w:id="238" w:author="Michael Gofron" w:date="2015-06-10T22:43:00Z"/>
              <w:rFonts w:ascii="Times New Roman" w:eastAsia="Times New Roman" w:hAnsi="Times New Roman" w:cs="Times New Roman"/>
              <w:color w:val="222222"/>
              <w:sz w:val="24"/>
              <w:shd w:val="clear" w:color="auto" w:fill="FEFEFE"/>
            </w:rPr>
          </w:rPrChange>
        </w:rPr>
      </w:pPr>
      <w:ins w:id="239" w:author="Michael Gofron" w:date="2015-06-10T22:43:00Z">
        <w:r w:rsidRPr="00776AF6">
          <w:rPr>
            <w:rFonts w:ascii="Times New Roman" w:eastAsia="Times New Roman" w:hAnsi="Times New Roman" w:cs="Times New Roman"/>
            <w:b/>
            <w:color w:val="222222"/>
            <w:sz w:val="24"/>
            <w:shd w:val="clear" w:color="auto" w:fill="FEFEFE"/>
            <w:rPrChange w:id="240" w:author="Michael Gofron" w:date="2015-06-10T23:04:00Z">
              <w:rPr>
                <w:rFonts w:ascii="Times New Roman" w:eastAsia="Times New Roman" w:hAnsi="Times New Roman" w:cs="Times New Roman"/>
                <w:color w:val="222222"/>
                <w:sz w:val="24"/>
                <w:shd w:val="clear" w:color="auto" w:fill="FEFEFE"/>
              </w:rPr>
            </w:rPrChange>
          </w:rPr>
          <w:t>ATeam = Away Team</w:t>
        </w:r>
      </w:ins>
    </w:p>
    <w:p w14:paraId="1590D6C7" w14:textId="10CBAB6E" w:rsidR="00037D4D" w:rsidRPr="00776AF6" w:rsidRDefault="00037D4D" w:rsidP="00A13522">
      <w:pPr>
        <w:pStyle w:val="normal0"/>
        <w:rPr>
          <w:ins w:id="241" w:author="Michael Gofron" w:date="2015-06-10T22:43:00Z"/>
          <w:rFonts w:ascii="Times New Roman" w:eastAsia="Times New Roman" w:hAnsi="Times New Roman" w:cs="Times New Roman"/>
          <w:b/>
          <w:color w:val="222222"/>
          <w:sz w:val="24"/>
          <w:shd w:val="clear" w:color="auto" w:fill="FEFEFE"/>
          <w:rPrChange w:id="242" w:author="Michael Gofron" w:date="2015-06-10T23:04:00Z">
            <w:rPr>
              <w:ins w:id="243" w:author="Michael Gofron" w:date="2015-06-10T22:43:00Z"/>
              <w:rFonts w:ascii="Times New Roman" w:eastAsia="Times New Roman" w:hAnsi="Times New Roman" w:cs="Times New Roman"/>
              <w:color w:val="222222"/>
              <w:sz w:val="24"/>
              <w:shd w:val="clear" w:color="auto" w:fill="FEFEFE"/>
            </w:rPr>
          </w:rPrChange>
        </w:rPr>
      </w:pPr>
      <w:ins w:id="244" w:author="Michael Gofron" w:date="2015-06-10T22:43:00Z">
        <w:r w:rsidRPr="00776AF6">
          <w:rPr>
            <w:rFonts w:ascii="Times New Roman" w:eastAsia="Times New Roman" w:hAnsi="Times New Roman" w:cs="Times New Roman"/>
            <w:b/>
            <w:color w:val="222222"/>
            <w:sz w:val="24"/>
            <w:shd w:val="clear" w:color="auto" w:fill="FEFEFE"/>
            <w:rPrChange w:id="245" w:author="Michael Gofron" w:date="2015-06-10T23:04:00Z">
              <w:rPr>
                <w:rFonts w:ascii="Times New Roman" w:eastAsia="Times New Roman" w:hAnsi="Times New Roman" w:cs="Times New Roman"/>
                <w:color w:val="222222"/>
                <w:sz w:val="24"/>
                <w:shd w:val="clear" w:color="auto" w:fill="FEFEFE"/>
              </w:rPr>
            </w:rPrChange>
          </w:rPr>
          <w:t>HTeam = Home Team</w:t>
        </w:r>
      </w:ins>
    </w:p>
    <w:p w14:paraId="7F4EE59D" w14:textId="6A478276" w:rsidR="00037D4D" w:rsidRPr="00776AF6" w:rsidRDefault="00037D4D" w:rsidP="00A13522">
      <w:pPr>
        <w:pStyle w:val="normal0"/>
        <w:rPr>
          <w:ins w:id="246" w:author="Michael Gofron" w:date="2015-06-10T23:04:00Z"/>
          <w:rFonts w:ascii="Times New Roman" w:eastAsia="Times New Roman" w:hAnsi="Times New Roman" w:cs="Times New Roman"/>
          <w:b/>
          <w:color w:val="222222"/>
          <w:sz w:val="24"/>
          <w:shd w:val="clear" w:color="auto" w:fill="FEFEFE"/>
          <w:rPrChange w:id="247" w:author="Michael Gofron" w:date="2015-06-10T23:04:00Z">
            <w:rPr>
              <w:ins w:id="248" w:author="Michael Gofron" w:date="2015-06-10T23:04:00Z"/>
              <w:rFonts w:ascii="Times New Roman" w:eastAsia="Times New Roman" w:hAnsi="Times New Roman" w:cs="Times New Roman"/>
              <w:color w:val="222222"/>
              <w:sz w:val="24"/>
              <w:shd w:val="clear" w:color="auto" w:fill="FEFEFE"/>
            </w:rPr>
          </w:rPrChange>
        </w:rPr>
      </w:pPr>
      <w:ins w:id="249" w:author="Michael Gofron" w:date="2015-06-10T22:43:00Z">
        <w:r w:rsidRPr="00776AF6">
          <w:rPr>
            <w:rFonts w:ascii="Times New Roman" w:eastAsia="Times New Roman" w:hAnsi="Times New Roman" w:cs="Times New Roman"/>
            <w:b/>
            <w:color w:val="222222"/>
            <w:sz w:val="24"/>
            <w:shd w:val="clear" w:color="auto" w:fill="FEFEFE"/>
            <w:rPrChange w:id="250" w:author="Michael Gofron" w:date="2015-06-10T23:04:00Z">
              <w:rPr>
                <w:rFonts w:ascii="Times New Roman" w:eastAsia="Times New Roman" w:hAnsi="Times New Roman" w:cs="Times New Roman"/>
                <w:color w:val="222222"/>
                <w:sz w:val="24"/>
                <w:shd w:val="clear" w:color="auto" w:fill="FEFEFE"/>
              </w:rPr>
            </w:rPrChange>
          </w:rPr>
          <w:t>DTeam = Differential statistics between home and away teams</w:t>
        </w:r>
      </w:ins>
    </w:p>
    <w:p w14:paraId="200E95B3" w14:textId="77777777" w:rsidR="00776AF6" w:rsidRDefault="00776AF6" w:rsidP="00A13522">
      <w:pPr>
        <w:pStyle w:val="normal0"/>
        <w:rPr>
          <w:ins w:id="251" w:author="Michael Gofron" w:date="2015-06-10T22:43:00Z"/>
          <w:rFonts w:ascii="Times New Roman" w:eastAsia="Times New Roman" w:hAnsi="Times New Roman" w:cs="Times New Roman"/>
          <w:color w:val="222222"/>
          <w:sz w:val="24"/>
          <w:shd w:val="clear" w:color="auto" w:fill="FEFEFE"/>
        </w:rPr>
      </w:pPr>
    </w:p>
    <w:p w14:paraId="3F7E1603" w14:textId="77777777" w:rsidR="00A13522" w:rsidRDefault="00A13522" w:rsidP="00A13522">
      <w:pPr>
        <w:pStyle w:val="normal0"/>
        <w:rPr>
          <w:ins w:id="252" w:author="Michael Gofron" w:date="2015-06-10T22:37:00Z"/>
        </w:rPr>
      </w:pPr>
      <w:ins w:id="253" w:author="Michael Gofron" w:date="2015-06-10T22:37:00Z">
        <w:r>
          <w:rPr>
            <w:rFonts w:ascii="Times New Roman" w:eastAsia="Times New Roman" w:hAnsi="Times New Roman" w:cs="Times New Roman"/>
            <w:color w:val="222222"/>
            <w:sz w:val="24"/>
            <w:shd w:val="clear" w:color="auto" w:fill="FEFEFE"/>
          </w:rPr>
          <w:t>['ATeam [ 0 ] team_fgm', 'ATeam [ 1 ] team_fga', 'ATeam [ 2 ] team_fgpct',</w:t>
        </w:r>
      </w:ins>
    </w:p>
    <w:p w14:paraId="631F54E4" w14:textId="77777777" w:rsidR="00A13522" w:rsidRDefault="00A13522" w:rsidP="00A13522">
      <w:pPr>
        <w:pStyle w:val="normal0"/>
        <w:rPr>
          <w:ins w:id="254" w:author="Michael Gofron" w:date="2015-06-10T22:37:00Z"/>
        </w:rPr>
      </w:pPr>
      <w:ins w:id="255" w:author="Michael Gofron" w:date="2015-06-10T22:37:00Z">
        <w:r>
          <w:rPr>
            <w:rFonts w:ascii="Times New Roman" w:eastAsia="Times New Roman" w:hAnsi="Times New Roman" w:cs="Times New Roman"/>
            <w:color w:val="222222"/>
            <w:sz w:val="24"/>
            <w:shd w:val="clear" w:color="auto" w:fill="FEFEFE"/>
          </w:rPr>
          <w:t>'ATeam [ 3 ] team_three_fgm', 'ATeam [ 4 ] team_three_fga',</w:t>
        </w:r>
      </w:ins>
    </w:p>
    <w:p w14:paraId="4408ACEF" w14:textId="77777777" w:rsidR="00A13522" w:rsidRDefault="00A13522" w:rsidP="00A13522">
      <w:pPr>
        <w:pStyle w:val="normal0"/>
        <w:rPr>
          <w:ins w:id="256" w:author="Michael Gofron" w:date="2015-06-10T22:37:00Z"/>
        </w:rPr>
      </w:pPr>
      <w:ins w:id="257" w:author="Michael Gofron" w:date="2015-06-10T22:37:00Z">
        <w:r>
          <w:rPr>
            <w:rFonts w:ascii="Times New Roman" w:eastAsia="Times New Roman" w:hAnsi="Times New Roman" w:cs="Times New Roman"/>
            <w:color w:val="222222"/>
            <w:sz w:val="24"/>
            <w:shd w:val="clear" w:color="auto" w:fill="FEFEFE"/>
          </w:rPr>
          <w:t>'ATeam [ 5 ] team_three_fgpct', 'ATeam [ 6 ] team_ft',</w:t>
        </w:r>
      </w:ins>
    </w:p>
    <w:p w14:paraId="1BDF1B34" w14:textId="77777777" w:rsidR="00A13522" w:rsidRDefault="00A13522" w:rsidP="00A13522">
      <w:pPr>
        <w:pStyle w:val="normal0"/>
        <w:rPr>
          <w:ins w:id="258" w:author="Michael Gofron" w:date="2015-06-10T22:37:00Z"/>
        </w:rPr>
      </w:pPr>
      <w:ins w:id="259" w:author="Michael Gofron" w:date="2015-06-10T22:37:00Z">
        <w:r>
          <w:rPr>
            <w:rFonts w:ascii="Times New Roman" w:eastAsia="Times New Roman" w:hAnsi="Times New Roman" w:cs="Times New Roman"/>
            <w:color w:val="222222"/>
            <w:sz w:val="24"/>
            <w:shd w:val="clear" w:color="auto" w:fill="FEFEFE"/>
          </w:rPr>
          <w:t>'ATeam [ 7 ] team_fta', 'ATeam [ 8 ] team_ftpct', 'ATeam [ 9 ] team_pts',</w:t>
        </w:r>
      </w:ins>
    </w:p>
    <w:p w14:paraId="59234D37" w14:textId="77777777" w:rsidR="00A13522" w:rsidRDefault="00A13522" w:rsidP="00A13522">
      <w:pPr>
        <w:pStyle w:val="normal0"/>
        <w:rPr>
          <w:ins w:id="260" w:author="Michael Gofron" w:date="2015-06-10T22:37:00Z"/>
        </w:rPr>
      </w:pPr>
      <w:ins w:id="261" w:author="Michael Gofron" w:date="2015-06-10T22:37:00Z">
        <w:r>
          <w:rPr>
            <w:rFonts w:ascii="Times New Roman" w:eastAsia="Times New Roman" w:hAnsi="Times New Roman" w:cs="Times New Roman"/>
            <w:color w:val="222222"/>
            <w:sz w:val="24"/>
            <w:shd w:val="clear" w:color="auto" w:fill="FEFEFE"/>
          </w:rPr>
          <w:t>'ATeam [ 10 ] team_ptsavg', 'ATeam [ 11 ] team_offreb',</w:t>
        </w:r>
      </w:ins>
    </w:p>
    <w:p w14:paraId="3A562114" w14:textId="77777777" w:rsidR="00A13522" w:rsidRDefault="00A13522" w:rsidP="00A13522">
      <w:pPr>
        <w:pStyle w:val="normal0"/>
        <w:rPr>
          <w:ins w:id="262" w:author="Michael Gofron" w:date="2015-06-10T22:37:00Z"/>
        </w:rPr>
      </w:pPr>
      <w:ins w:id="263" w:author="Michael Gofron" w:date="2015-06-10T22:37:00Z">
        <w:r>
          <w:rPr>
            <w:rFonts w:ascii="Times New Roman" w:eastAsia="Times New Roman" w:hAnsi="Times New Roman" w:cs="Times New Roman"/>
            <w:color w:val="222222"/>
            <w:sz w:val="24"/>
            <w:shd w:val="clear" w:color="auto" w:fill="FEFEFE"/>
          </w:rPr>
          <w:t>'ATeam [ 12 ] team_defreb', 'ATeam [ 13 ] team_totreb',</w:t>
        </w:r>
      </w:ins>
    </w:p>
    <w:p w14:paraId="153FDDE6" w14:textId="77777777" w:rsidR="00A13522" w:rsidRDefault="00A13522" w:rsidP="00A13522">
      <w:pPr>
        <w:pStyle w:val="normal0"/>
        <w:rPr>
          <w:ins w:id="264" w:author="Michael Gofron" w:date="2015-06-10T22:37:00Z"/>
        </w:rPr>
      </w:pPr>
      <w:ins w:id="265" w:author="Michael Gofron" w:date="2015-06-10T22:37:00Z">
        <w:r>
          <w:rPr>
            <w:rFonts w:ascii="Times New Roman" w:eastAsia="Times New Roman" w:hAnsi="Times New Roman" w:cs="Times New Roman"/>
            <w:color w:val="222222"/>
            <w:sz w:val="24"/>
            <w:shd w:val="clear" w:color="auto" w:fill="FEFEFE"/>
          </w:rPr>
          <w:t>'ATeam [ 14 ] team_rebavg', 'ATeam [ 15 ] team_ast', 'ATeam [ 16 ] team_to',</w:t>
        </w:r>
      </w:ins>
    </w:p>
    <w:p w14:paraId="4E308E08" w14:textId="77777777" w:rsidR="00A13522" w:rsidRDefault="00A13522" w:rsidP="00A13522">
      <w:pPr>
        <w:pStyle w:val="normal0"/>
        <w:rPr>
          <w:ins w:id="266" w:author="Michael Gofron" w:date="2015-06-10T22:37:00Z"/>
        </w:rPr>
      </w:pPr>
      <w:ins w:id="267" w:author="Michael Gofron" w:date="2015-06-10T22:37:00Z">
        <w:r>
          <w:rPr>
            <w:rFonts w:ascii="Times New Roman" w:eastAsia="Times New Roman" w:hAnsi="Times New Roman" w:cs="Times New Roman"/>
            <w:color w:val="222222"/>
            <w:sz w:val="24"/>
            <w:shd w:val="clear" w:color="auto" w:fill="FEFEFE"/>
          </w:rPr>
          <w:t>'ATeam [ 17 ] team_stl', 'ATeam [ 18 ] team_blk', 'ATeam [ 19 ] team_fouls',</w:t>
        </w:r>
      </w:ins>
    </w:p>
    <w:p w14:paraId="37C59BB4" w14:textId="77777777" w:rsidR="00A13522" w:rsidRDefault="00A13522" w:rsidP="00A13522">
      <w:pPr>
        <w:pStyle w:val="normal0"/>
        <w:rPr>
          <w:ins w:id="268" w:author="Michael Gofron" w:date="2015-06-10T22:37:00Z"/>
        </w:rPr>
      </w:pPr>
      <w:ins w:id="269" w:author="Michael Gofron" w:date="2015-06-10T22:37:00Z">
        <w:r>
          <w:rPr>
            <w:rFonts w:ascii="Times New Roman" w:eastAsia="Times New Roman" w:hAnsi="Times New Roman" w:cs="Times New Roman"/>
            <w:color w:val="222222"/>
            <w:sz w:val="24"/>
            <w:shd w:val="clear" w:color="auto" w:fill="FEFEFE"/>
          </w:rPr>
          <w:t>'ATeam [ 20 ] opp_team_fgm', 'ATeam [ 21 ] opp_team_fga',</w:t>
        </w:r>
      </w:ins>
    </w:p>
    <w:p w14:paraId="32F31737" w14:textId="77777777" w:rsidR="00A13522" w:rsidRDefault="00A13522" w:rsidP="00A13522">
      <w:pPr>
        <w:pStyle w:val="normal0"/>
        <w:rPr>
          <w:ins w:id="270" w:author="Michael Gofron" w:date="2015-06-10T22:37:00Z"/>
        </w:rPr>
      </w:pPr>
      <w:ins w:id="271" w:author="Michael Gofron" w:date="2015-06-10T22:37:00Z">
        <w:r>
          <w:rPr>
            <w:rFonts w:ascii="Times New Roman" w:eastAsia="Times New Roman" w:hAnsi="Times New Roman" w:cs="Times New Roman"/>
            <w:color w:val="222222"/>
            <w:sz w:val="24"/>
            <w:shd w:val="clear" w:color="auto" w:fill="FEFEFE"/>
          </w:rPr>
          <w:t>'ATeam [ 22 ] opp_team_fgpct', 'ATeam [ 23 ] opp_team_three_fgm',</w:t>
        </w:r>
      </w:ins>
    </w:p>
    <w:p w14:paraId="32CE761E" w14:textId="77777777" w:rsidR="00A13522" w:rsidRDefault="00A13522" w:rsidP="00A13522">
      <w:pPr>
        <w:pStyle w:val="normal0"/>
        <w:rPr>
          <w:ins w:id="272" w:author="Michael Gofron" w:date="2015-06-10T22:37:00Z"/>
        </w:rPr>
      </w:pPr>
      <w:ins w:id="273" w:author="Michael Gofron" w:date="2015-06-10T22:37:00Z">
        <w:r>
          <w:rPr>
            <w:rFonts w:ascii="Times New Roman" w:eastAsia="Times New Roman" w:hAnsi="Times New Roman" w:cs="Times New Roman"/>
            <w:color w:val="222222"/>
            <w:sz w:val="24"/>
            <w:shd w:val="clear" w:color="auto" w:fill="FEFEFE"/>
          </w:rPr>
          <w:t>'ATeam [ 24 ] opp_team_three_fga', 'ATeam [ 25 ] opp_team_three_fgpct',</w:t>
        </w:r>
      </w:ins>
    </w:p>
    <w:p w14:paraId="35962E46" w14:textId="77777777" w:rsidR="00A13522" w:rsidRDefault="00A13522" w:rsidP="00A13522">
      <w:pPr>
        <w:pStyle w:val="normal0"/>
        <w:rPr>
          <w:ins w:id="274" w:author="Michael Gofron" w:date="2015-06-10T22:37:00Z"/>
        </w:rPr>
      </w:pPr>
      <w:ins w:id="275" w:author="Michael Gofron" w:date="2015-06-10T22:37:00Z">
        <w:r>
          <w:rPr>
            <w:rFonts w:ascii="Times New Roman" w:eastAsia="Times New Roman" w:hAnsi="Times New Roman" w:cs="Times New Roman"/>
            <w:color w:val="222222"/>
            <w:sz w:val="24"/>
            <w:shd w:val="clear" w:color="auto" w:fill="FEFEFE"/>
          </w:rPr>
          <w:t>'ATeam [ 26 ] opp_team_ft', 'ATeam [ 27 ] opp_team_fta',</w:t>
        </w:r>
      </w:ins>
    </w:p>
    <w:p w14:paraId="5D79F0F2" w14:textId="77777777" w:rsidR="00A13522" w:rsidRDefault="00A13522" w:rsidP="00A13522">
      <w:pPr>
        <w:pStyle w:val="normal0"/>
        <w:rPr>
          <w:ins w:id="276" w:author="Michael Gofron" w:date="2015-06-10T22:37:00Z"/>
        </w:rPr>
      </w:pPr>
      <w:ins w:id="277" w:author="Michael Gofron" w:date="2015-06-10T22:37:00Z">
        <w:r>
          <w:rPr>
            <w:rFonts w:ascii="Times New Roman" w:eastAsia="Times New Roman" w:hAnsi="Times New Roman" w:cs="Times New Roman"/>
            <w:color w:val="222222"/>
            <w:sz w:val="24"/>
            <w:shd w:val="clear" w:color="auto" w:fill="FEFEFE"/>
          </w:rPr>
          <w:t>'ATeam [ 28 ] opp_team_ftpct', 'ATeam [ 29 ] opp_team_pts',</w:t>
        </w:r>
      </w:ins>
    </w:p>
    <w:p w14:paraId="2A1D52A0" w14:textId="77777777" w:rsidR="00A13522" w:rsidRDefault="00A13522" w:rsidP="00A13522">
      <w:pPr>
        <w:pStyle w:val="normal0"/>
        <w:rPr>
          <w:ins w:id="278" w:author="Michael Gofron" w:date="2015-06-10T22:37:00Z"/>
        </w:rPr>
      </w:pPr>
      <w:ins w:id="279" w:author="Michael Gofron" w:date="2015-06-10T22:37:00Z">
        <w:r>
          <w:rPr>
            <w:rFonts w:ascii="Times New Roman" w:eastAsia="Times New Roman" w:hAnsi="Times New Roman" w:cs="Times New Roman"/>
            <w:color w:val="222222"/>
            <w:sz w:val="24"/>
            <w:shd w:val="clear" w:color="auto" w:fill="FEFEFE"/>
          </w:rPr>
          <w:t>'ATeam [ 30 ] opp_team_ptsavg', 'ATeam [ 31 ] opp_team_offreb',</w:t>
        </w:r>
      </w:ins>
    </w:p>
    <w:p w14:paraId="41F78E61" w14:textId="77777777" w:rsidR="00A13522" w:rsidRDefault="00A13522" w:rsidP="00A13522">
      <w:pPr>
        <w:pStyle w:val="normal0"/>
        <w:rPr>
          <w:ins w:id="280" w:author="Michael Gofron" w:date="2015-06-10T22:37:00Z"/>
        </w:rPr>
      </w:pPr>
      <w:ins w:id="281" w:author="Michael Gofron" w:date="2015-06-10T22:37:00Z">
        <w:r>
          <w:rPr>
            <w:rFonts w:ascii="Times New Roman" w:eastAsia="Times New Roman" w:hAnsi="Times New Roman" w:cs="Times New Roman"/>
            <w:color w:val="222222"/>
            <w:sz w:val="24"/>
            <w:shd w:val="clear" w:color="auto" w:fill="FEFEFE"/>
          </w:rPr>
          <w:t>'ATeam [ 32 ] opp_team_defreb', 'ATeam [ 33 ] opp_team_totreb',</w:t>
        </w:r>
      </w:ins>
    </w:p>
    <w:p w14:paraId="511DF94D" w14:textId="77777777" w:rsidR="00A13522" w:rsidRDefault="00A13522" w:rsidP="00A13522">
      <w:pPr>
        <w:pStyle w:val="normal0"/>
        <w:rPr>
          <w:ins w:id="282" w:author="Michael Gofron" w:date="2015-06-10T22:37:00Z"/>
        </w:rPr>
      </w:pPr>
      <w:ins w:id="283" w:author="Michael Gofron" w:date="2015-06-10T22:37:00Z">
        <w:r>
          <w:rPr>
            <w:rFonts w:ascii="Times New Roman" w:eastAsia="Times New Roman" w:hAnsi="Times New Roman" w:cs="Times New Roman"/>
            <w:color w:val="222222"/>
            <w:sz w:val="24"/>
            <w:shd w:val="clear" w:color="auto" w:fill="FEFEFE"/>
          </w:rPr>
          <w:t>'ATeam [ 34 ] opp_team_rebavg', 'ATeam [ 35 ] opp_team_ast',</w:t>
        </w:r>
      </w:ins>
    </w:p>
    <w:p w14:paraId="05F1E58E" w14:textId="77777777" w:rsidR="00A13522" w:rsidRDefault="00A13522" w:rsidP="00A13522">
      <w:pPr>
        <w:pStyle w:val="normal0"/>
        <w:rPr>
          <w:ins w:id="284" w:author="Michael Gofron" w:date="2015-06-10T22:37:00Z"/>
        </w:rPr>
      </w:pPr>
      <w:ins w:id="285" w:author="Michael Gofron" w:date="2015-06-10T22:37:00Z">
        <w:r>
          <w:rPr>
            <w:rFonts w:ascii="Times New Roman" w:eastAsia="Times New Roman" w:hAnsi="Times New Roman" w:cs="Times New Roman"/>
            <w:color w:val="222222"/>
            <w:sz w:val="24"/>
            <w:shd w:val="clear" w:color="auto" w:fill="FEFEFE"/>
          </w:rPr>
          <w:t>'ATeam [ 36 ] opp_team_to', 'ATeam [ 37 ] opp_team_stl',</w:t>
        </w:r>
      </w:ins>
    </w:p>
    <w:p w14:paraId="2C001F40" w14:textId="77777777" w:rsidR="00A13522" w:rsidRDefault="00A13522" w:rsidP="00A13522">
      <w:pPr>
        <w:pStyle w:val="normal0"/>
        <w:rPr>
          <w:ins w:id="286" w:author="Michael Gofron" w:date="2015-06-10T22:37:00Z"/>
        </w:rPr>
      </w:pPr>
      <w:ins w:id="287" w:author="Michael Gofron" w:date="2015-06-10T22:37:00Z">
        <w:r>
          <w:rPr>
            <w:rFonts w:ascii="Times New Roman" w:eastAsia="Times New Roman" w:hAnsi="Times New Roman" w:cs="Times New Roman"/>
            <w:color w:val="222222"/>
            <w:sz w:val="24"/>
            <w:shd w:val="clear" w:color="auto" w:fill="FEFEFE"/>
          </w:rPr>
          <w:t>'ATeam [ 38 ] opp_team_blk', 'ATeam [ 39 ] opp_team_fouls',</w:t>
        </w:r>
      </w:ins>
    </w:p>
    <w:p w14:paraId="1BBBA99A" w14:textId="77777777" w:rsidR="00A13522" w:rsidRDefault="00A13522" w:rsidP="00A13522">
      <w:pPr>
        <w:pStyle w:val="normal0"/>
        <w:rPr>
          <w:ins w:id="288" w:author="Michael Gofron" w:date="2015-06-10T22:37:00Z"/>
        </w:rPr>
      </w:pPr>
      <w:ins w:id="289" w:author="Michael Gofron" w:date="2015-06-10T22:37:00Z">
        <w:r>
          <w:rPr>
            <w:rFonts w:ascii="Times New Roman" w:eastAsia="Times New Roman" w:hAnsi="Times New Roman" w:cs="Times New Roman"/>
            <w:color w:val="222222"/>
            <w:sz w:val="24"/>
            <w:shd w:val="clear" w:color="auto" w:fill="FEFEFE"/>
          </w:rPr>
          <w:t>'HTeam [ 40 ] team_fgm', 'HTeam [ 41 ] team_fga', 'HTeam [ 42 ] team_fgpct',</w:t>
        </w:r>
      </w:ins>
    </w:p>
    <w:p w14:paraId="09663A23" w14:textId="77777777" w:rsidR="00A13522" w:rsidRDefault="00A13522" w:rsidP="00A13522">
      <w:pPr>
        <w:pStyle w:val="normal0"/>
        <w:rPr>
          <w:ins w:id="290" w:author="Michael Gofron" w:date="2015-06-10T22:37:00Z"/>
        </w:rPr>
      </w:pPr>
      <w:ins w:id="291" w:author="Michael Gofron" w:date="2015-06-10T22:37:00Z">
        <w:r>
          <w:rPr>
            <w:rFonts w:ascii="Times New Roman" w:eastAsia="Times New Roman" w:hAnsi="Times New Roman" w:cs="Times New Roman"/>
            <w:color w:val="222222"/>
            <w:sz w:val="24"/>
            <w:shd w:val="clear" w:color="auto" w:fill="FEFEFE"/>
          </w:rPr>
          <w:t>'HTeam [ 43 ] team_three_fgm', 'HTeam [ 44 ] team_three_fga',</w:t>
        </w:r>
      </w:ins>
    </w:p>
    <w:p w14:paraId="31D1053E" w14:textId="77777777" w:rsidR="00A13522" w:rsidRDefault="00A13522" w:rsidP="00A13522">
      <w:pPr>
        <w:pStyle w:val="normal0"/>
        <w:rPr>
          <w:ins w:id="292" w:author="Michael Gofron" w:date="2015-06-10T22:37:00Z"/>
        </w:rPr>
      </w:pPr>
      <w:ins w:id="293" w:author="Michael Gofron" w:date="2015-06-10T22:37:00Z">
        <w:r>
          <w:rPr>
            <w:rFonts w:ascii="Times New Roman" w:eastAsia="Times New Roman" w:hAnsi="Times New Roman" w:cs="Times New Roman"/>
            <w:color w:val="222222"/>
            <w:sz w:val="24"/>
            <w:shd w:val="clear" w:color="auto" w:fill="FEFEFE"/>
          </w:rPr>
          <w:t>'HTeam [ 45 ] team_three_fgpct', 'HTeam [ 46 ] team_ft',</w:t>
        </w:r>
      </w:ins>
    </w:p>
    <w:p w14:paraId="3AC2DBAA" w14:textId="77777777" w:rsidR="00A13522" w:rsidRDefault="00A13522" w:rsidP="00A13522">
      <w:pPr>
        <w:pStyle w:val="normal0"/>
        <w:rPr>
          <w:ins w:id="294" w:author="Michael Gofron" w:date="2015-06-10T22:37:00Z"/>
        </w:rPr>
      </w:pPr>
      <w:ins w:id="295" w:author="Michael Gofron" w:date="2015-06-10T22:37:00Z">
        <w:r>
          <w:rPr>
            <w:rFonts w:ascii="Times New Roman" w:eastAsia="Times New Roman" w:hAnsi="Times New Roman" w:cs="Times New Roman"/>
            <w:color w:val="222222"/>
            <w:sz w:val="24"/>
            <w:shd w:val="clear" w:color="auto" w:fill="FEFEFE"/>
          </w:rPr>
          <w:t>'HTeam [ 47 ] team_fta', 'HTeam [ 48 ] team_ftpct', 'HTeam [ 49 ] team_pts',</w:t>
        </w:r>
      </w:ins>
    </w:p>
    <w:p w14:paraId="6071CED0" w14:textId="77777777" w:rsidR="00A13522" w:rsidRDefault="00A13522" w:rsidP="00A13522">
      <w:pPr>
        <w:pStyle w:val="normal0"/>
        <w:rPr>
          <w:ins w:id="296" w:author="Michael Gofron" w:date="2015-06-10T22:37:00Z"/>
        </w:rPr>
      </w:pPr>
      <w:ins w:id="297" w:author="Michael Gofron" w:date="2015-06-10T22:37:00Z">
        <w:r>
          <w:rPr>
            <w:rFonts w:ascii="Times New Roman" w:eastAsia="Times New Roman" w:hAnsi="Times New Roman" w:cs="Times New Roman"/>
            <w:color w:val="222222"/>
            <w:sz w:val="24"/>
            <w:shd w:val="clear" w:color="auto" w:fill="FEFEFE"/>
          </w:rPr>
          <w:t>'HTeam [ 50 ] team_ptsavg', 'HTeam [ 51 ] team_offreb',</w:t>
        </w:r>
      </w:ins>
    </w:p>
    <w:p w14:paraId="0917FB66" w14:textId="77777777" w:rsidR="00A13522" w:rsidRDefault="00A13522" w:rsidP="00A13522">
      <w:pPr>
        <w:pStyle w:val="normal0"/>
        <w:rPr>
          <w:ins w:id="298" w:author="Michael Gofron" w:date="2015-06-10T22:37:00Z"/>
        </w:rPr>
      </w:pPr>
      <w:ins w:id="299" w:author="Michael Gofron" w:date="2015-06-10T22:37:00Z">
        <w:r>
          <w:rPr>
            <w:rFonts w:ascii="Times New Roman" w:eastAsia="Times New Roman" w:hAnsi="Times New Roman" w:cs="Times New Roman"/>
            <w:color w:val="222222"/>
            <w:sz w:val="24"/>
            <w:shd w:val="clear" w:color="auto" w:fill="FEFEFE"/>
          </w:rPr>
          <w:t>'HTeam [ 52 ] team_defreb', 'HTeam [ 53 ] team_totreb',</w:t>
        </w:r>
      </w:ins>
    </w:p>
    <w:p w14:paraId="781438DD" w14:textId="77777777" w:rsidR="00A13522" w:rsidRDefault="00A13522" w:rsidP="00A13522">
      <w:pPr>
        <w:pStyle w:val="normal0"/>
        <w:rPr>
          <w:ins w:id="300" w:author="Michael Gofron" w:date="2015-06-10T22:37:00Z"/>
        </w:rPr>
      </w:pPr>
      <w:ins w:id="301" w:author="Michael Gofron" w:date="2015-06-10T22:37:00Z">
        <w:r>
          <w:rPr>
            <w:rFonts w:ascii="Times New Roman" w:eastAsia="Times New Roman" w:hAnsi="Times New Roman" w:cs="Times New Roman"/>
            <w:color w:val="222222"/>
            <w:sz w:val="24"/>
            <w:shd w:val="clear" w:color="auto" w:fill="FEFEFE"/>
          </w:rPr>
          <w:t>'HTeam [ 54 ] team_rebavg', 'HTeam [ 55 ] team_ast', 'HTeam [ 56 ] team_to',</w:t>
        </w:r>
      </w:ins>
    </w:p>
    <w:p w14:paraId="3AD67B0F" w14:textId="77777777" w:rsidR="00A13522" w:rsidRDefault="00A13522" w:rsidP="00A13522">
      <w:pPr>
        <w:pStyle w:val="normal0"/>
        <w:rPr>
          <w:ins w:id="302" w:author="Michael Gofron" w:date="2015-06-10T22:37:00Z"/>
        </w:rPr>
      </w:pPr>
      <w:ins w:id="303" w:author="Michael Gofron" w:date="2015-06-10T22:37:00Z">
        <w:r>
          <w:rPr>
            <w:rFonts w:ascii="Times New Roman" w:eastAsia="Times New Roman" w:hAnsi="Times New Roman" w:cs="Times New Roman"/>
            <w:color w:val="222222"/>
            <w:sz w:val="24"/>
            <w:shd w:val="clear" w:color="auto" w:fill="FEFEFE"/>
          </w:rPr>
          <w:t>'HTeam [ 57 ] team_stl', 'HTeam [ 58 ] team_blk', 'HTeam [ 59 ] team_fouls',</w:t>
        </w:r>
      </w:ins>
    </w:p>
    <w:p w14:paraId="513BC331" w14:textId="77777777" w:rsidR="00A13522" w:rsidRDefault="00A13522" w:rsidP="00A13522">
      <w:pPr>
        <w:pStyle w:val="normal0"/>
        <w:rPr>
          <w:ins w:id="304" w:author="Michael Gofron" w:date="2015-06-10T22:37:00Z"/>
        </w:rPr>
      </w:pPr>
      <w:ins w:id="305" w:author="Michael Gofron" w:date="2015-06-10T22:37:00Z">
        <w:r>
          <w:rPr>
            <w:rFonts w:ascii="Times New Roman" w:eastAsia="Times New Roman" w:hAnsi="Times New Roman" w:cs="Times New Roman"/>
            <w:color w:val="222222"/>
            <w:sz w:val="24"/>
            <w:shd w:val="clear" w:color="auto" w:fill="FEFEFE"/>
          </w:rPr>
          <w:t>'HTeam [ 60 ] opp_team_fgm', 'HTeam [ 61 ] opp_team_fga',</w:t>
        </w:r>
      </w:ins>
    </w:p>
    <w:p w14:paraId="7CBC1958" w14:textId="77777777" w:rsidR="00A13522" w:rsidRDefault="00A13522" w:rsidP="00A13522">
      <w:pPr>
        <w:pStyle w:val="normal0"/>
        <w:rPr>
          <w:ins w:id="306" w:author="Michael Gofron" w:date="2015-06-10T22:37:00Z"/>
        </w:rPr>
      </w:pPr>
      <w:ins w:id="307" w:author="Michael Gofron" w:date="2015-06-10T22:37:00Z">
        <w:r>
          <w:rPr>
            <w:rFonts w:ascii="Times New Roman" w:eastAsia="Times New Roman" w:hAnsi="Times New Roman" w:cs="Times New Roman"/>
            <w:color w:val="222222"/>
            <w:sz w:val="24"/>
            <w:shd w:val="clear" w:color="auto" w:fill="FEFEFE"/>
          </w:rPr>
          <w:t>'HTeam [ 62 ] opp_team_fgpct', 'HTeam [ 63 ] opp_team_three_fgm',</w:t>
        </w:r>
      </w:ins>
    </w:p>
    <w:p w14:paraId="57255069" w14:textId="77777777" w:rsidR="00A13522" w:rsidRDefault="00A13522" w:rsidP="00A13522">
      <w:pPr>
        <w:pStyle w:val="normal0"/>
        <w:rPr>
          <w:ins w:id="308" w:author="Michael Gofron" w:date="2015-06-10T22:37:00Z"/>
        </w:rPr>
      </w:pPr>
      <w:ins w:id="309" w:author="Michael Gofron" w:date="2015-06-10T22:37:00Z">
        <w:r>
          <w:rPr>
            <w:rFonts w:ascii="Times New Roman" w:eastAsia="Times New Roman" w:hAnsi="Times New Roman" w:cs="Times New Roman"/>
            <w:color w:val="222222"/>
            <w:sz w:val="24"/>
            <w:shd w:val="clear" w:color="auto" w:fill="FEFEFE"/>
          </w:rPr>
          <w:t>'HTeam [ 64 ] opp_team_three_fga', 'HTeam [ 65 ] opp_team_three_fgpct',</w:t>
        </w:r>
      </w:ins>
    </w:p>
    <w:p w14:paraId="4D8AA755" w14:textId="77777777" w:rsidR="00A13522" w:rsidRDefault="00A13522" w:rsidP="00A13522">
      <w:pPr>
        <w:pStyle w:val="normal0"/>
        <w:rPr>
          <w:ins w:id="310" w:author="Michael Gofron" w:date="2015-06-10T22:37:00Z"/>
        </w:rPr>
      </w:pPr>
      <w:ins w:id="311" w:author="Michael Gofron" w:date="2015-06-10T22:37:00Z">
        <w:r>
          <w:rPr>
            <w:rFonts w:ascii="Times New Roman" w:eastAsia="Times New Roman" w:hAnsi="Times New Roman" w:cs="Times New Roman"/>
            <w:color w:val="222222"/>
            <w:sz w:val="24"/>
            <w:shd w:val="clear" w:color="auto" w:fill="FEFEFE"/>
          </w:rPr>
          <w:t>'HTeam [ 66 ] opp_team_ft', 'HTeam [ 67 ] opp_team_fta',</w:t>
        </w:r>
      </w:ins>
    </w:p>
    <w:p w14:paraId="5B4243E4" w14:textId="77777777" w:rsidR="00A13522" w:rsidRDefault="00A13522" w:rsidP="00A13522">
      <w:pPr>
        <w:pStyle w:val="normal0"/>
        <w:rPr>
          <w:ins w:id="312" w:author="Michael Gofron" w:date="2015-06-10T22:37:00Z"/>
        </w:rPr>
      </w:pPr>
      <w:ins w:id="313" w:author="Michael Gofron" w:date="2015-06-10T22:37:00Z">
        <w:r>
          <w:rPr>
            <w:rFonts w:ascii="Times New Roman" w:eastAsia="Times New Roman" w:hAnsi="Times New Roman" w:cs="Times New Roman"/>
            <w:color w:val="222222"/>
            <w:sz w:val="24"/>
            <w:shd w:val="clear" w:color="auto" w:fill="FEFEFE"/>
          </w:rPr>
          <w:t>'HTeam [ 68 ] opp_team_ftpct', 'HTeam [ 69 ] opp_team_pts',</w:t>
        </w:r>
      </w:ins>
    </w:p>
    <w:p w14:paraId="18335DC5" w14:textId="77777777" w:rsidR="00A13522" w:rsidRDefault="00A13522" w:rsidP="00A13522">
      <w:pPr>
        <w:pStyle w:val="normal0"/>
        <w:rPr>
          <w:ins w:id="314" w:author="Michael Gofron" w:date="2015-06-10T22:37:00Z"/>
        </w:rPr>
      </w:pPr>
      <w:ins w:id="315" w:author="Michael Gofron" w:date="2015-06-10T22:37:00Z">
        <w:r>
          <w:rPr>
            <w:rFonts w:ascii="Times New Roman" w:eastAsia="Times New Roman" w:hAnsi="Times New Roman" w:cs="Times New Roman"/>
            <w:color w:val="222222"/>
            <w:sz w:val="24"/>
            <w:shd w:val="clear" w:color="auto" w:fill="FEFEFE"/>
          </w:rPr>
          <w:t>'HTeam [ 70 ] opp_team_ptsavg', 'HTeam [ 71 ] opp_team_offreb',</w:t>
        </w:r>
      </w:ins>
    </w:p>
    <w:p w14:paraId="05A0FD2D" w14:textId="77777777" w:rsidR="00A13522" w:rsidRDefault="00A13522" w:rsidP="00A13522">
      <w:pPr>
        <w:pStyle w:val="normal0"/>
        <w:rPr>
          <w:ins w:id="316" w:author="Michael Gofron" w:date="2015-06-10T22:37:00Z"/>
        </w:rPr>
      </w:pPr>
      <w:ins w:id="317" w:author="Michael Gofron" w:date="2015-06-10T22:37:00Z">
        <w:r>
          <w:rPr>
            <w:rFonts w:ascii="Times New Roman" w:eastAsia="Times New Roman" w:hAnsi="Times New Roman" w:cs="Times New Roman"/>
            <w:color w:val="222222"/>
            <w:sz w:val="24"/>
            <w:shd w:val="clear" w:color="auto" w:fill="FEFEFE"/>
          </w:rPr>
          <w:t>'HTeam [ 72 ] opp_team_defreb', 'HTeam [ 73 ] opp_team_totreb',</w:t>
        </w:r>
      </w:ins>
    </w:p>
    <w:p w14:paraId="0C1D5A14" w14:textId="77777777" w:rsidR="00A13522" w:rsidRDefault="00A13522" w:rsidP="00A13522">
      <w:pPr>
        <w:pStyle w:val="normal0"/>
        <w:rPr>
          <w:ins w:id="318" w:author="Michael Gofron" w:date="2015-06-10T22:37:00Z"/>
        </w:rPr>
      </w:pPr>
      <w:ins w:id="319" w:author="Michael Gofron" w:date="2015-06-10T22:37:00Z">
        <w:r>
          <w:rPr>
            <w:rFonts w:ascii="Times New Roman" w:eastAsia="Times New Roman" w:hAnsi="Times New Roman" w:cs="Times New Roman"/>
            <w:color w:val="222222"/>
            <w:sz w:val="24"/>
            <w:shd w:val="clear" w:color="auto" w:fill="FEFEFE"/>
          </w:rPr>
          <w:t>'HTeam [ 74 ] opp_team_rebavg', 'HTeam [ 75 ] opp_team_ast',</w:t>
        </w:r>
      </w:ins>
    </w:p>
    <w:p w14:paraId="5D15639E" w14:textId="77777777" w:rsidR="00A13522" w:rsidRDefault="00A13522" w:rsidP="00A13522">
      <w:pPr>
        <w:pStyle w:val="normal0"/>
        <w:rPr>
          <w:ins w:id="320" w:author="Michael Gofron" w:date="2015-06-10T22:37:00Z"/>
        </w:rPr>
      </w:pPr>
      <w:ins w:id="321" w:author="Michael Gofron" w:date="2015-06-10T22:37:00Z">
        <w:r>
          <w:rPr>
            <w:rFonts w:ascii="Times New Roman" w:eastAsia="Times New Roman" w:hAnsi="Times New Roman" w:cs="Times New Roman"/>
            <w:color w:val="222222"/>
            <w:sz w:val="24"/>
            <w:shd w:val="clear" w:color="auto" w:fill="FEFEFE"/>
          </w:rPr>
          <w:t>'HTeam [ 76 ] opp_team_to', 'HTeam [ 77 ] opp_team_stl',</w:t>
        </w:r>
      </w:ins>
    </w:p>
    <w:p w14:paraId="3FBB2F39" w14:textId="77777777" w:rsidR="00037D4D" w:rsidRDefault="00A13522" w:rsidP="00037D4D">
      <w:pPr>
        <w:pStyle w:val="normal0"/>
        <w:rPr>
          <w:ins w:id="322" w:author="Michael Gofron" w:date="2015-06-10T22:43:00Z"/>
          <w:rFonts w:ascii="Times New Roman" w:eastAsia="Times New Roman" w:hAnsi="Times New Roman" w:cs="Times New Roman"/>
          <w:color w:val="222222"/>
          <w:shd w:val="clear" w:color="auto" w:fill="FEFEFE"/>
        </w:rPr>
      </w:pPr>
      <w:ins w:id="323" w:author="Michael Gofron" w:date="2015-06-10T22:37:00Z">
        <w:r>
          <w:rPr>
            <w:rFonts w:ascii="Times New Roman" w:eastAsia="Times New Roman" w:hAnsi="Times New Roman" w:cs="Times New Roman"/>
            <w:color w:val="222222"/>
            <w:sz w:val="24"/>
            <w:shd w:val="clear" w:color="auto" w:fill="FEFEFE"/>
          </w:rPr>
          <w:t>'HTeam [ 78 ] opp_team_blk', 'HTeam [ 79 ] opp_team_fouls']</w:t>
        </w:r>
      </w:ins>
      <w:ins w:id="324" w:author="Michael Gofron" w:date="2015-06-10T22:43:00Z">
        <w:r w:rsidR="00037D4D" w:rsidRPr="00037D4D">
          <w:rPr>
            <w:rFonts w:ascii="Times New Roman" w:eastAsia="Times New Roman" w:hAnsi="Times New Roman" w:cs="Times New Roman"/>
            <w:color w:val="222222"/>
            <w:shd w:val="clear" w:color="auto" w:fill="FEFEFE"/>
          </w:rPr>
          <w:t xml:space="preserve"> </w:t>
        </w:r>
      </w:ins>
    </w:p>
    <w:p w14:paraId="6D969CC0" w14:textId="0B0F7F6B" w:rsidR="00037D4D" w:rsidRDefault="00037D4D" w:rsidP="00037D4D">
      <w:pPr>
        <w:pStyle w:val="normal0"/>
        <w:rPr>
          <w:ins w:id="325" w:author="Michael Gofron" w:date="2015-06-10T22:43:00Z"/>
        </w:rPr>
      </w:pPr>
      <w:ins w:id="326" w:author="Michael Gofron" w:date="2015-06-10T22:43:00Z">
        <w:r>
          <w:rPr>
            <w:rFonts w:ascii="Times New Roman" w:eastAsia="Times New Roman" w:hAnsi="Times New Roman" w:cs="Times New Roman"/>
            <w:color w:val="222222"/>
            <w:sz w:val="24"/>
            <w:shd w:val="clear" w:color="auto" w:fill="FEFEFE"/>
          </w:rPr>
          <w:t>'DTeam [ 80 ] team_fgm', 'DTeam [ 81 ] team_fga', 'DTeam [ 82 ] team_fgpct',</w:t>
        </w:r>
      </w:ins>
    </w:p>
    <w:p w14:paraId="46085F4C" w14:textId="77777777" w:rsidR="00037D4D" w:rsidRDefault="00037D4D" w:rsidP="00037D4D">
      <w:pPr>
        <w:pStyle w:val="normal0"/>
        <w:rPr>
          <w:ins w:id="327" w:author="Michael Gofron" w:date="2015-06-10T22:43:00Z"/>
        </w:rPr>
      </w:pPr>
      <w:ins w:id="328" w:author="Michael Gofron" w:date="2015-06-10T22:43:00Z">
        <w:r>
          <w:rPr>
            <w:rFonts w:ascii="Times New Roman" w:eastAsia="Times New Roman" w:hAnsi="Times New Roman" w:cs="Times New Roman"/>
            <w:color w:val="222222"/>
            <w:sz w:val="24"/>
            <w:shd w:val="clear" w:color="auto" w:fill="FEFEFE"/>
          </w:rPr>
          <w:t>'DTeam [ 83 ] team_three_fgm', 'DTeam [ 84 ] team_three_fga',</w:t>
        </w:r>
      </w:ins>
    </w:p>
    <w:p w14:paraId="4A3CAFAA" w14:textId="77777777" w:rsidR="00037D4D" w:rsidRDefault="00037D4D" w:rsidP="00037D4D">
      <w:pPr>
        <w:pStyle w:val="normal0"/>
        <w:rPr>
          <w:ins w:id="329" w:author="Michael Gofron" w:date="2015-06-10T22:43:00Z"/>
        </w:rPr>
      </w:pPr>
      <w:ins w:id="330" w:author="Michael Gofron" w:date="2015-06-10T22:43:00Z">
        <w:r>
          <w:rPr>
            <w:rFonts w:ascii="Times New Roman" w:eastAsia="Times New Roman" w:hAnsi="Times New Roman" w:cs="Times New Roman"/>
            <w:color w:val="222222"/>
            <w:sz w:val="24"/>
            <w:shd w:val="clear" w:color="auto" w:fill="FEFEFE"/>
          </w:rPr>
          <w:t>'DTeam [ 85 ] team_three_fgpct', 'DTeam [ 86 ] team_ft',</w:t>
        </w:r>
      </w:ins>
    </w:p>
    <w:p w14:paraId="152BEA6C" w14:textId="77777777" w:rsidR="00037D4D" w:rsidRDefault="00037D4D" w:rsidP="00037D4D">
      <w:pPr>
        <w:pStyle w:val="normal0"/>
        <w:rPr>
          <w:ins w:id="331" w:author="Michael Gofron" w:date="2015-06-10T22:43:00Z"/>
        </w:rPr>
      </w:pPr>
      <w:ins w:id="332" w:author="Michael Gofron" w:date="2015-06-10T22:43:00Z">
        <w:r>
          <w:rPr>
            <w:rFonts w:ascii="Times New Roman" w:eastAsia="Times New Roman" w:hAnsi="Times New Roman" w:cs="Times New Roman"/>
            <w:color w:val="222222"/>
            <w:sz w:val="24"/>
            <w:shd w:val="clear" w:color="auto" w:fill="FEFEFE"/>
          </w:rPr>
          <w:t>'DTeam [ 87 ] team_fta', 'DTeam [ 88 ] team_ftpct', 'DTeam [ 89 ] team_pts',</w:t>
        </w:r>
      </w:ins>
    </w:p>
    <w:p w14:paraId="50CCE6A8" w14:textId="77777777" w:rsidR="00037D4D" w:rsidRDefault="00037D4D" w:rsidP="00037D4D">
      <w:pPr>
        <w:pStyle w:val="normal0"/>
        <w:rPr>
          <w:ins w:id="333" w:author="Michael Gofron" w:date="2015-06-10T22:43:00Z"/>
        </w:rPr>
      </w:pPr>
      <w:ins w:id="334" w:author="Michael Gofron" w:date="2015-06-10T22:43:00Z">
        <w:r>
          <w:rPr>
            <w:rFonts w:ascii="Times New Roman" w:eastAsia="Times New Roman" w:hAnsi="Times New Roman" w:cs="Times New Roman"/>
            <w:color w:val="222222"/>
            <w:sz w:val="24"/>
            <w:shd w:val="clear" w:color="auto" w:fill="FEFEFE"/>
          </w:rPr>
          <w:t>'DTeam [ 90 ] team_ptsavg', 'DTeam [ 91 ] team_offreb',</w:t>
        </w:r>
      </w:ins>
    </w:p>
    <w:p w14:paraId="5FB9A86D" w14:textId="77777777" w:rsidR="00037D4D" w:rsidRDefault="00037D4D" w:rsidP="00037D4D">
      <w:pPr>
        <w:pStyle w:val="normal0"/>
        <w:rPr>
          <w:ins w:id="335" w:author="Michael Gofron" w:date="2015-06-10T22:43:00Z"/>
        </w:rPr>
      </w:pPr>
      <w:ins w:id="336" w:author="Michael Gofron" w:date="2015-06-10T22:43:00Z">
        <w:r>
          <w:rPr>
            <w:rFonts w:ascii="Times New Roman" w:eastAsia="Times New Roman" w:hAnsi="Times New Roman" w:cs="Times New Roman"/>
            <w:color w:val="222222"/>
            <w:sz w:val="24"/>
            <w:shd w:val="clear" w:color="auto" w:fill="FEFEFE"/>
          </w:rPr>
          <w:t>'DTeam [ 92 ] team_defreb', 'DTeam [ 93 ] team_totreb',</w:t>
        </w:r>
      </w:ins>
    </w:p>
    <w:p w14:paraId="707F3EED" w14:textId="77777777" w:rsidR="00037D4D" w:rsidRDefault="00037D4D" w:rsidP="00037D4D">
      <w:pPr>
        <w:pStyle w:val="normal0"/>
        <w:rPr>
          <w:ins w:id="337" w:author="Michael Gofron" w:date="2015-06-10T22:43:00Z"/>
        </w:rPr>
      </w:pPr>
      <w:ins w:id="338" w:author="Michael Gofron" w:date="2015-06-10T22:43:00Z">
        <w:r>
          <w:rPr>
            <w:rFonts w:ascii="Times New Roman" w:eastAsia="Times New Roman" w:hAnsi="Times New Roman" w:cs="Times New Roman"/>
            <w:color w:val="222222"/>
            <w:sz w:val="24"/>
            <w:shd w:val="clear" w:color="auto" w:fill="FEFEFE"/>
          </w:rPr>
          <w:t>'DTeam [ 94 ] team_rebavg', 'DTeam [ 95 ] team_ast', 'DTeam [ 96 ] team_to',</w:t>
        </w:r>
      </w:ins>
    </w:p>
    <w:p w14:paraId="5C9E086D" w14:textId="77777777" w:rsidR="00037D4D" w:rsidRDefault="00037D4D" w:rsidP="00037D4D">
      <w:pPr>
        <w:pStyle w:val="normal0"/>
        <w:rPr>
          <w:ins w:id="339" w:author="Michael Gofron" w:date="2015-06-10T22:43:00Z"/>
        </w:rPr>
      </w:pPr>
      <w:ins w:id="340" w:author="Michael Gofron" w:date="2015-06-10T22:43:00Z">
        <w:r>
          <w:rPr>
            <w:rFonts w:ascii="Times New Roman" w:eastAsia="Times New Roman" w:hAnsi="Times New Roman" w:cs="Times New Roman"/>
            <w:color w:val="222222"/>
            <w:sz w:val="24"/>
            <w:shd w:val="clear" w:color="auto" w:fill="FEFEFE"/>
          </w:rPr>
          <w:t>'DTeam [ 97 ] team_stl', 'DTeam [ 98 ] team_blk', 'DTeam [ 99 ] team_fouls',</w:t>
        </w:r>
      </w:ins>
    </w:p>
    <w:p w14:paraId="35B62107" w14:textId="77777777" w:rsidR="00037D4D" w:rsidRDefault="00037D4D" w:rsidP="00037D4D">
      <w:pPr>
        <w:pStyle w:val="normal0"/>
        <w:rPr>
          <w:ins w:id="341" w:author="Michael Gofron" w:date="2015-06-10T22:43:00Z"/>
        </w:rPr>
      </w:pPr>
      <w:ins w:id="342" w:author="Michael Gofron" w:date="2015-06-10T22:43:00Z">
        <w:r>
          <w:rPr>
            <w:rFonts w:ascii="Times New Roman" w:eastAsia="Times New Roman" w:hAnsi="Times New Roman" w:cs="Times New Roman"/>
            <w:color w:val="222222"/>
            <w:sz w:val="24"/>
            <w:shd w:val="clear" w:color="auto" w:fill="FEFEFE"/>
          </w:rPr>
          <w:t>'DTeam [ 100 ] opp_team_fgm', 'DTeam [ 101 ] opp_team_fga',</w:t>
        </w:r>
      </w:ins>
    </w:p>
    <w:p w14:paraId="271DE4CF" w14:textId="77777777" w:rsidR="00037D4D" w:rsidRDefault="00037D4D" w:rsidP="00037D4D">
      <w:pPr>
        <w:pStyle w:val="normal0"/>
        <w:rPr>
          <w:ins w:id="343" w:author="Michael Gofron" w:date="2015-06-10T22:43:00Z"/>
        </w:rPr>
      </w:pPr>
      <w:ins w:id="344" w:author="Michael Gofron" w:date="2015-06-10T22:43:00Z">
        <w:r>
          <w:rPr>
            <w:rFonts w:ascii="Times New Roman" w:eastAsia="Times New Roman" w:hAnsi="Times New Roman" w:cs="Times New Roman"/>
            <w:color w:val="222222"/>
            <w:sz w:val="24"/>
            <w:shd w:val="clear" w:color="auto" w:fill="FEFEFE"/>
          </w:rPr>
          <w:t>'DTeam [ 102 ] opp_team_fgpct', 'DTeam [ 103 ] opp_team_three_fgm',</w:t>
        </w:r>
      </w:ins>
    </w:p>
    <w:p w14:paraId="40DF95D1" w14:textId="77777777" w:rsidR="00037D4D" w:rsidRDefault="00037D4D" w:rsidP="00037D4D">
      <w:pPr>
        <w:pStyle w:val="normal0"/>
        <w:rPr>
          <w:ins w:id="345" w:author="Michael Gofron" w:date="2015-06-10T22:43:00Z"/>
        </w:rPr>
      </w:pPr>
      <w:ins w:id="346" w:author="Michael Gofron" w:date="2015-06-10T22:43:00Z">
        <w:r>
          <w:rPr>
            <w:rFonts w:ascii="Times New Roman" w:eastAsia="Times New Roman" w:hAnsi="Times New Roman" w:cs="Times New Roman"/>
            <w:color w:val="222222"/>
            <w:sz w:val="24"/>
            <w:shd w:val="clear" w:color="auto" w:fill="FEFEFE"/>
          </w:rPr>
          <w:t>'DTeam [ 104 ] opp_team_three_fga', 'DTeam [ 105 ] opp_team_three_fgpct',</w:t>
        </w:r>
      </w:ins>
    </w:p>
    <w:p w14:paraId="5C834ABE" w14:textId="77777777" w:rsidR="00037D4D" w:rsidRDefault="00037D4D" w:rsidP="00037D4D">
      <w:pPr>
        <w:pStyle w:val="normal0"/>
        <w:rPr>
          <w:ins w:id="347" w:author="Michael Gofron" w:date="2015-06-10T22:43:00Z"/>
        </w:rPr>
      </w:pPr>
      <w:ins w:id="348" w:author="Michael Gofron" w:date="2015-06-10T22:43:00Z">
        <w:r>
          <w:rPr>
            <w:rFonts w:ascii="Times New Roman" w:eastAsia="Times New Roman" w:hAnsi="Times New Roman" w:cs="Times New Roman"/>
            <w:color w:val="222222"/>
            <w:sz w:val="24"/>
            <w:shd w:val="clear" w:color="auto" w:fill="FEFEFE"/>
          </w:rPr>
          <w:t>'DTeam [ 106 ] opp_team_ft', 'DTeam [ 107 ] opp_team_fta',</w:t>
        </w:r>
      </w:ins>
    </w:p>
    <w:p w14:paraId="33D7305E" w14:textId="77777777" w:rsidR="00037D4D" w:rsidRDefault="00037D4D" w:rsidP="00037D4D">
      <w:pPr>
        <w:pStyle w:val="normal0"/>
        <w:rPr>
          <w:ins w:id="349" w:author="Michael Gofron" w:date="2015-06-10T22:43:00Z"/>
        </w:rPr>
      </w:pPr>
      <w:ins w:id="350" w:author="Michael Gofron" w:date="2015-06-10T22:43:00Z">
        <w:r>
          <w:rPr>
            <w:rFonts w:ascii="Times New Roman" w:eastAsia="Times New Roman" w:hAnsi="Times New Roman" w:cs="Times New Roman"/>
            <w:color w:val="222222"/>
            <w:sz w:val="24"/>
            <w:shd w:val="clear" w:color="auto" w:fill="FEFEFE"/>
          </w:rPr>
          <w:t>'DTeam [ 108 ] opp_team_ftpct', 'DTeam [ 109 ] opp_team_pts',</w:t>
        </w:r>
      </w:ins>
    </w:p>
    <w:p w14:paraId="61675BB7" w14:textId="77777777" w:rsidR="00037D4D" w:rsidRDefault="00037D4D" w:rsidP="00037D4D">
      <w:pPr>
        <w:pStyle w:val="normal0"/>
        <w:rPr>
          <w:ins w:id="351" w:author="Michael Gofron" w:date="2015-06-10T22:43:00Z"/>
        </w:rPr>
      </w:pPr>
      <w:ins w:id="352" w:author="Michael Gofron" w:date="2015-06-10T22:43:00Z">
        <w:r>
          <w:rPr>
            <w:rFonts w:ascii="Times New Roman" w:eastAsia="Times New Roman" w:hAnsi="Times New Roman" w:cs="Times New Roman"/>
            <w:color w:val="222222"/>
            <w:sz w:val="24"/>
            <w:shd w:val="clear" w:color="auto" w:fill="FEFEFE"/>
          </w:rPr>
          <w:t>'DTeam [ 110 ] opp_team_ptsavg', 'DTeam [ 111 ] opp_team_offreb',</w:t>
        </w:r>
      </w:ins>
    </w:p>
    <w:p w14:paraId="553665F4" w14:textId="77777777" w:rsidR="00037D4D" w:rsidRDefault="00037D4D" w:rsidP="00037D4D">
      <w:pPr>
        <w:pStyle w:val="normal0"/>
        <w:rPr>
          <w:ins w:id="353" w:author="Michael Gofron" w:date="2015-06-10T22:43:00Z"/>
        </w:rPr>
      </w:pPr>
      <w:ins w:id="354" w:author="Michael Gofron" w:date="2015-06-10T22:43:00Z">
        <w:r>
          <w:rPr>
            <w:rFonts w:ascii="Times New Roman" w:eastAsia="Times New Roman" w:hAnsi="Times New Roman" w:cs="Times New Roman"/>
            <w:color w:val="222222"/>
            <w:sz w:val="24"/>
            <w:shd w:val="clear" w:color="auto" w:fill="FEFEFE"/>
          </w:rPr>
          <w:t>'DTeam [ 112 ] opp_team_defreb', 'DTeam [ 113 ] opp_team_totreb',</w:t>
        </w:r>
      </w:ins>
    </w:p>
    <w:p w14:paraId="22F21FC1" w14:textId="77777777" w:rsidR="00037D4D" w:rsidRDefault="00037D4D" w:rsidP="00037D4D">
      <w:pPr>
        <w:pStyle w:val="normal0"/>
        <w:rPr>
          <w:ins w:id="355" w:author="Michael Gofron" w:date="2015-06-10T22:43:00Z"/>
        </w:rPr>
      </w:pPr>
      <w:ins w:id="356" w:author="Michael Gofron" w:date="2015-06-10T22:43:00Z">
        <w:r>
          <w:rPr>
            <w:rFonts w:ascii="Times New Roman" w:eastAsia="Times New Roman" w:hAnsi="Times New Roman" w:cs="Times New Roman"/>
            <w:color w:val="222222"/>
            <w:sz w:val="24"/>
            <w:shd w:val="clear" w:color="auto" w:fill="FEFEFE"/>
          </w:rPr>
          <w:t>'DTeam [ 114 ] opp_team_rebavg', 'DTeam [ 115 ] opp_team_ast',</w:t>
        </w:r>
      </w:ins>
    </w:p>
    <w:p w14:paraId="3DB8E7FC" w14:textId="77777777" w:rsidR="00037D4D" w:rsidRDefault="00037D4D" w:rsidP="00037D4D">
      <w:pPr>
        <w:pStyle w:val="normal0"/>
        <w:rPr>
          <w:ins w:id="357" w:author="Michael Gofron" w:date="2015-06-10T22:43:00Z"/>
        </w:rPr>
      </w:pPr>
      <w:ins w:id="358" w:author="Michael Gofron" w:date="2015-06-10T22:43:00Z">
        <w:r>
          <w:rPr>
            <w:rFonts w:ascii="Times New Roman" w:eastAsia="Times New Roman" w:hAnsi="Times New Roman" w:cs="Times New Roman"/>
            <w:color w:val="222222"/>
            <w:sz w:val="24"/>
            <w:shd w:val="clear" w:color="auto" w:fill="FEFEFE"/>
          </w:rPr>
          <w:t>'DTeam [ 116 ] opp_team_to', 'DTeam [ 117 ] opp_team_stl',</w:t>
        </w:r>
      </w:ins>
    </w:p>
    <w:p w14:paraId="79A88336" w14:textId="77777777" w:rsidR="00037D4D" w:rsidRDefault="00037D4D" w:rsidP="00037D4D">
      <w:pPr>
        <w:rPr>
          <w:ins w:id="359" w:author="Michael Gofron" w:date="2015-06-10T22:43:00Z"/>
        </w:rPr>
      </w:pPr>
      <w:ins w:id="360" w:author="Michael Gofron" w:date="2015-06-10T22:43:00Z">
        <w:r>
          <w:rPr>
            <w:rFonts w:ascii="Times New Roman" w:eastAsia="Times New Roman" w:hAnsi="Times New Roman" w:cs="Times New Roman"/>
            <w:color w:val="222222"/>
            <w:shd w:val="clear" w:color="auto" w:fill="FEFEFE"/>
          </w:rPr>
          <w:t>'DTeam [ 118 ] opp_team_blk', 'DTeam [ 119 ] opp_team_fouls']</w:t>
        </w:r>
      </w:ins>
    </w:p>
    <w:p w14:paraId="60B50CE5" w14:textId="394BD54F" w:rsidR="00F80629" w:rsidRDefault="00F80629" w:rsidP="00A13522">
      <w:pPr>
        <w:pStyle w:val="normal0"/>
        <w:rPr>
          <w:ins w:id="361" w:author="Michael Gofron" w:date="2015-06-10T21:28:00Z"/>
        </w:rPr>
        <w:pPrChange w:id="362" w:author="Michael Gofron" w:date="2015-06-10T22:37:00Z">
          <w:pPr/>
        </w:pPrChange>
      </w:pPr>
      <w:ins w:id="363" w:author="Michael Gofron" w:date="2015-06-10T21:55:00Z">
        <w:r>
          <w:br w:type="page"/>
        </w:r>
      </w:ins>
      <w:del w:id="364" w:author="Michael Gofron" w:date="2015-06-10T21:54:00Z">
        <w:r w:rsidR="00F5658F" w:rsidDel="00F80629">
          <w:delText>.</w:delText>
        </w:r>
      </w:del>
    </w:p>
    <w:p w14:paraId="06356B45" w14:textId="1D2E615B" w:rsidR="00F5658F" w:rsidRDefault="000D6060" w:rsidP="001D14BB">
      <w:pPr>
        <w:jc w:val="center"/>
        <w:rPr>
          <w:ins w:id="365" w:author="Michael Gofron" w:date="2015-06-10T21:17:00Z"/>
        </w:rPr>
        <w:pPrChange w:id="366" w:author="Michael Gofron" w:date="2015-06-10T23:14:00Z">
          <w:pPr/>
        </w:pPrChange>
      </w:pPr>
      <w:ins w:id="367" w:author="Michael Gofron" w:date="2015-06-10T23:14:00Z">
        <w:r>
          <w:lastRenderedPageBreak/>
          <w:t xml:space="preserve">Figure </w:t>
        </w:r>
      </w:ins>
      <w:ins w:id="368" w:author="Michael Gofron" w:date="2015-06-10T22:12:00Z">
        <w:r w:rsidR="001C1A5A">
          <w:t xml:space="preserve">1. </w:t>
        </w:r>
      </w:ins>
      <w:ins w:id="369" w:author="Michael Gofron" w:date="2015-06-10T21:16:00Z">
        <w:r w:rsidR="001E1B11">
          <w:t>R</w:t>
        </w:r>
      </w:ins>
      <w:ins w:id="370" w:author="Michael Gofron" w:date="2015-06-10T21:18:00Z">
        <w:r w:rsidR="001E1B11">
          <w:t xml:space="preserve">andom </w:t>
        </w:r>
      </w:ins>
      <w:ins w:id="371" w:author="Michael Gofron" w:date="2015-06-10T21:16:00Z">
        <w:r w:rsidR="001E1B11">
          <w:t>F</w:t>
        </w:r>
      </w:ins>
      <w:ins w:id="372" w:author="Michael Gofron" w:date="2015-06-10T21:18:00Z">
        <w:r w:rsidR="001E1B11">
          <w:t>orest</w:t>
        </w:r>
      </w:ins>
      <w:ins w:id="373" w:author="Michael Gofron" w:date="2015-06-10T21:16:00Z">
        <w:r w:rsidR="001E1B11">
          <w:t xml:space="preserve"> vs</w:t>
        </w:r>
      </w:ins>
      <w:ins w:id="374" w:author="Michael Gofron" w:date="2015-06-10T22:14:00Z">
        <w:r w:rsidR="001C1A5A">
          <w:t>.</w:t>
        </w:r>
      </w:ins>
      <w:ins w:id="375" w:author="Michael Gofron" w:date="2015-06-10T21:16:00Z">
        <w:r w:rsidR="001E1B11">
          <w:t xml:space="preserve"> </w:t>
        </w:r>
      </w:ins>
      <w:ins w:id="376" w:author="Michael Gofron" w:date="2015-06-10T21:19:00Z">
        <w:r w:rsidR="001E1B11">
          <w:t xml:space="preserve">Decision </w:t>
        </w:r>
      </w:ins>
      <w:ins w:id="377" w:author="Michael Gofron" w:date="2015-06-10T21:16:00Z">
        <w:r w:rsidR="001E1B11">
          <w:t>Tree</w:t>
        </w:r>
      </w:ins>
      <w:ins w:id="378" w:author="Michael Gofron" w:date="2015-06-10T21:17:00Z">
        <w:r w:rsidR="001C1A5A">
          <w:t xml:space="preserve"> t</w:t>
        </w:r>
        <w:r w:rsidR="001E1B11">
          <w:t>raining on previous playoffs and testing on a playoff</w:t>
        </w:r>
      </w:ins>
      <w:ins w:id="379" w:author="Michael Gofron" w:date="2015-06-10T22:02:00Z">
        <w:r w:rsidR="00DD7AB3">
          <w:t>.</w:t>
        </w:r>
      </w:ins>
    </w:p>
    <w:p w14:paraId="4311A208" w14:textId="77777777" w:rsidR="00EB7A58" w:rsidRDefault="001E1B11" w:rsidP="00F5658F">
      <w:pPr>
        <w:rPr>
          <w:ins w:id="380" w:author="Michael Gofron" w:date="2015-06-10T22:07:00Z"/>
        </w:rPr>
      </w:pPr>
      <w:ins w:id="381" w:author="Michael Gofron" w:date="2015-06-10T21:18:00Z">
        <w:r>
          <w:rPr>
            <w:noProof/>
            <w:lang w:eastAsia="en-US"/>
          </w:rPr>
          <w:drawing>
            <wp:inline distT="0" distB="0" distL="0" distR="0" wp14:anchorId="1A84CAB9" wp14:editId="6B3EB94D">
              <wp:extent cx="3805218" cy="3187700"/>
              <wp:effectExtent l="0" t="0" r="5080" b="0"/>
              <wp:docPr id="1" name="Picture 1" descr="Macintosh HD:Users:user:Downloads:PlayoffTrainingVsFinalPlayoff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ser:Downloads:PlayoffTrainingVsFinalPlayoffYea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156" cy="3188486"/>
                      </a:xfrm>
                      <a:prstGeom prst="rect">
                        <a:avLst/>
                      </a:prstGeom>
                      <a:noFill/>
                      <a:ln>
                        <a:noFill/>
                      </a:ln>
                    </pic:spPr>
                  </pic:pic>
                </a:graphicData>
              </a:graphic>
            </wp:inline>
          </w:drawing>
        </w:r>
      </w:ins>
    </w:p>
    <w:p w14:paraId="60878FC3" w14:textId="77777777" w:rsidR="001C1A5A" w:rsidRDefault="001C1A5A" w:rsidP="00F5658F">
      <w:pPr>
        <w:rPr>
          <w:ins w:id="382" w:author="Michael Gofron" w:date="2015-06-10T22:12:00Z"/>
        </w:rPr>
      </w:pPr>
    </w:p>
    <w:p w14:paraId="0F44AD29" w14:textId="1759AA17" w:rsidR="00EB7A58" w:rsidRDefault="000D6060" w:rsidP="001D14BB">
      <w:pPr>
        <w:jc w:val="center"/>
        <w:rPr>
          <w:ins w:id="383" w:author="Michael Gofron" w:date="2015-06-10T22:07:00Z"/>
        </w:rPr>
        <w:pPrChange w:id="384" w:author="Michael Gofron" w:date="2015-06-10T23:14:00Z">
          <w:pPr/>
        </w:pPrChange>
      </w:pPr>
      <w:ins w:id="385" w:author="Michael Gofron" w:date="2015-06-10T23:14:00Z">
        <w:r>
          <w:t xml:space="preserve">Figure </w:t>
        </w:r>
      </w:ins>
      <w:ins w:id="386" w:author="Michael Gofron" w:date="2015-06-10T22:12:00Z">
        <w:r w:rsidR="001C1A5A">
          <w:t>2.</w:t>
        </w:r>
      </w:ins>
      <w:ins w:id="387" w:author="Michael Gofron" w:date="2015-06-10T22:07:00Z">
        <w:r w:rsidR="00EB7A58">
          <w:t>Random Forest vs</w:t>
        </w:r>
      </w:ins>
      <w:ins w:id="388" w:author="Michael Gofron" w:date="2015-06-10T22:14:00Z">
        <w:r w:rsidR="001C1A5A">
          <w:t>.</w:t>
        </w:r>
      </w:ins>
      <w:ins w:id="389" w:author="Michael Gofron" w:date="2015-06-10T22:07:00Z">
        <w:r w:rsidR="00EB7A58">
          <w:t xml:space="preserve"> Dec</w:t>
        </w:r>
      </w:ins>
      <w:ins w:id="390" w:author="Michael Gofron" w:date="2015-06-10T22:11:00Z">
        <w:r w:rsidR="001C1A5A">
          <w:t xml:space="preserve">ision Tree training on </w:t>
        </w:r>
      </w:ins>
      <w:ins w:id="391" w:author="Michael Gofron" w:date="2015-06-10T22:12:00Z">
        <w:r w:rsidR="001C1A5A">
          <w:t>previous regular season and testing on each seasons playoffs.</w:t>
        </w:r>
      </w:ins>
    </w:p>
    <w:p w14:paraId="157EF2AF" w14:textId="1681DE95" w:rsidR="001E1B11" w:rsidRDefault="00EB7A58" w:rsidP="00F5658F">
      <w:pPr>
        <w:rPr>
          <w:ins w:id="392" w:author="Michael Gofron" w:date="2015-06-10T21:50:00Z"/>
        </w:rPr>
      </w:pPr>
      <w:ins w:id="393" w:author="Michael Gofron" w:date="2015-06-10T22:06:00Z">
        <w:r>
          <w:rPr>
            <w:noProof/>
            <w:lang w:eastAsia="en-US"/>
          </w:rPr>
          <w:drawing>
            <wp:inline distT="0" distB="0" distL="0" distR="0" wp14:anchorId="1DF7EC8D" wp14:editId="1CCD590D">
              <wp:extent cx="3771900" cy="3388032"/>
              <wp:effectExtent l="0" t="0" r="0" b="0"/>
              <wp:docPr id="2" name="Picture 2" descr="Macintosh HD:Users:user:Documents:Northwestern:SPRING2015:EECS_349:DecisionTreeVsRandom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ser:Documents:Northwestern:SPRING2015:EECS_349:DecisionTreeVsRandomFore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1900" cy="3388032"/>
                      </a:xfrm>
                      <a:prstGeom prst="rect">
                        <a:avLst/>
                      </a:prstGeom>
                      <a:noFill/>
                      <a:ln>
                        <a:noFill/>
                      </a:ln>
                    </pic:spPr>
                  </pic:pic>
                </a:graphicData>
              </a:graphic>
            </wp:inline>
          </w:drawing>
        </w:r>
      </w:ins>
    </w:p>
    <w:p w14:paraId="0B5034C6" w14:textId="77777777" w:rsidR="00DF0ADE" w:rsidRDefault="00DF0ADE" w:rsidP="00F5658F">
      <w:pPr>
        <w:rPr>
          <w:ins w:id="394" w:author="Michael Gofron" w:date="2015-06-10T21:50:00Z"/>
        </w:rPr>
      </w:pPr>
    </w:p>
    <w:p w14:paraId="278ED32D" w14:textId="77777777" w:rsidR="00DF0ADE" w:rsidRDefault="00DF0ADE" w:rsidP="00F5658F">
      <w:pPr>
        <w:rPr>
          <w:ins w:id="395" w:author="Michael Gofron" w:date="2015-06-10T21:50:00Z"/>
        </w:rPr>
      </w:pPr>
    </w:p>
    <w:p w14:paraId="4E5363A1" w14:textId="77777777" w:rsidR="00DF0ADE" w:rsidRDefault="00DF0ADE" w:rsidP="00F5658F">
      <w:pPr>
        <w:rPr>
          <w:ins w:id="396" w:author="Michael Gofron" w:date="2015-06-10T21:50:00Z"/>
        </w:rPr>
      </w:pPr>
    </w:p>
    <w:p w14:paraId="67368BE9" w14:textId="77777777" w:rsidR="002851D5" w:rsidRDefault="002851D5" w:rsidP="00F5658F">
      <w:pPr>
        <w:rPr>
          <w:ins w:id="397" w:author="Michael Gofron" w:date="2015-06-10T22:28:00Z"/>
        </w:rPr>
      </w:pPr>
    </w:p>
    <w:p w14:paraId="32A25983" w14:textId="77777777" w:rsidR="002851D5" w:rsidRDefault="002851D5" w:rsidP="00F5658F">
      <w:pPr>
        <w:rPr>
          <w:ins w:id="398" w:author="Michael Gofron" w:date="2015-06-10T22:28:00Z"/>
        </w:rPr>
      </w:pPr>
    </w:p>
    <w:p w14:paraId="1950D7B3" w14:textId="6E4082A9" w:rsidR="002851D5" w:rsidRDefault="002851D5" w:rsidP="001D14BB">
      <w:pPr>
        <w:jc w:val="center"/>
        <w:rPr>
          <w:ins w:id="399" w:author="Michael Gofron" w:date="2015-06-10T21:50:00Z"/>
        </w:rPr>
        <w:pPrChange w:id="400" w:author="Michael Gofron" w:date="2015-06-10T23:14:00Z">
          <w:pPr/>
        </w:pPrChange>
      </w:pPr>
      <w:ins w:id="401" w:author="Michael Gofron" w:date="2015-06-10T22:29:00Z">
        <w:r>
          <w:t>Table 1. The table below shows the percentage of games that we correctly guessed at the Midterm Report using a decision tree vs. using the random forest</w:t>
        </w:r>
      </w:ins>
    </w:p>
    <w:p w14:paraId="504D5EFE" w14:textId="7F65753B" w:rsidR="00DF0ADE" w:rsidRDefault="00DF0ADE" w:rsidP="00F5658F">
      <w:pPr>
        <w:rPr>
          <w:ins w:id="402" w:author="Michael Gofron" w:date="2015-06-10T21:50:00Z"/>
        </w:rPr>
      </w:pPr>
    </w:p>
    <w:tbl>
      <w:tblPr>
        <w:tblpPr w:leftFromText="180" w:rightFromText="180" w:vertAnchor="page" w:horzAnchor="page" w:tblpX="1721" w:tblpY="2341"/>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0"/>
        <w:gridCol w:w="2340"/>
        <w:gridCol w:w="2340"/>
        <w:gridCol w:w="2340"/>
        <w:gridCol w:w="1880"/>
        <w:tblGridChange w:id="403">
          <w:tblGrid>
            <w:gridCol w:w="740"/>
            <w:gridCol w:w="2340"/>
            <w:gridCol w:w="2340"/>
            <w:gridCol w:w="2340"/>
            <w:gridCol w:w="1880"/>
          </w:tblGrid>
        </w:tblGridChange>
      </w:tblGrid>
      <w:tr w:rsidR="002851D5" w14:paraId="4608CFC2" w14:textId="77777777" w:rsidTr="002851D5">
        <w:trPr>
          <w:ins w:id="404" w:author="Michael Gofron" w:date="2015-06-10T22:28:00Z"/>
        </w:trPr>
        <w:tc>
          <w:tcPr>
            <w:tcW w:w="740" w:type="dxa"/>
            <w:tcMar>
              <w:top w:w="100" w:type="dxa"/>
              <w:left w:w="100" w:type="dxa"/>
              <w:bottom w:w="100" w:type="dxa"/>
              <w:right w:w="100" w:type="dxa"/>
            </w:tcMar>
          </w:tcPr>
          <w:p w14:paraId="5D53160D" w14:textId="77777777" w:rsidR="002851D5" w:rsidRDefault="002851D5" w:rsidP="002851D5">
            <w:pPr>
              <w:pStyle w:val="normal0"/>
              <w:widowControl w:val="0"/>
              <w:spacing w:line="240" w:lineRule="auto"/>
              <w:rPr>
                <w:ins w:id="405" w:author="Michael Gofron" w:date="2015-06-10T22:28:00Z"/>
              </w:rPr>
            </w:pPr>
            <w:ins w:id="406" w:author="Michael Gofron" w:date="2015-06-10T22:28:00Z">
              <w:r>
                <w:rPr>
                  <w:rFonts w:ascii="Times New Roman" w:eastAsia="Times New Roman" w:hAnsi="Times New Roman" w:cs="Times New Roman"/>
                  <w:color w:val="222222"/>
                  <w:sz w:val="24"/>
                  <w:shd w:val="clear" w:color="auto" w:fill="FEFEFE"/>
                </w:rPr>
                <w:lastRenderedPageBreak/>
                <w:t>Year (s)</w:t>
              </w:r>
            </w:ins>
          </w:p>
        </w:tc>
        <w:tc>
          <w:tcPr>
            <w:tcW w:w="2340" w:type="dxa"/>
            <w:tcMar>
              <w:top w:w="100" w:type="dxa"/>
              <w:left w:w="100" w:type="dxa"/>
              <w:bottom w:w="100" w:type="dxa"/>
              <w:right w:w="100" w:type="dxa"/>
            </w:tcMar>
          </w:tcPr>
          <w:p w14:paraId="5781D5CD" w14:textId="77777777" w:rsidR="002851D5" w:rsidRDefault="002851D5" w:rsidP="002851D5">
            <w:pPr>
              <w:pStyle w:val="normal0"/>
              <w:widowControl w:val="0"/>
              <w:spacing w:line="240" w:lineRule="auto"/>
              <w:rPr>
                <w:ins w:id="407" w:author="Michael Gofron" w:date="2015-06-10T22:28:00Z"/>
              </w:rPr>
            </w:pPr>
            <w:ins w:id="408" w:author="Michael Gofron" w:date="2015-06-10T22:28:00Z">
              <w:r>
                <w:rPr>
                  <w:rFonts w:ascii="Times New Roman" w:eastAsia="Times New Roman" w:hAnsi="Times New Roman" w:cs="Times New Roman"/>
                  <w:color w:val="222222"/>
                  <w:sz w:val="24"/>
                  <w:shd w:val="clear" w:color="auto" w:fill="FEFEFE"/>
                </w:rPr>
                <w:t>Testing Data</w:t>
              </w:r>
            </w:ins>
          </w:p>
        </w:tc>
        <w:tc>
          <w:tcPr>
            <w:tcW w:w="2340" w:type="dxa"/>
            <w:tcMar>
              <w:top w:w="100" w:type="dxa"/>
              <w:left w:w="100" w:type="dxa"/>
              <w:bottom w:w="100" w:type="dxa"/>
              <w:right w:w="100" w:type="dxa"/>
            </w:tcMar>
          </w:tcPr>
          <w:p w14:paraId="2AF3F496" w14:textId="77777777" w:rsidR="002851D5" w:rsidRDefault="002851D5" w:rsidP="002851D5">
            <w:pPr>
              <w:pStyle w:val="normal0"/>
              <w:widowControl w:val="0"/>
              <w:spacing w:line="240" w:lineRule="auto"/>
              <w:rPr>
                <w:ins w:id="409" w:author="Michael Gofron" w:date="2015-06-10T22:28:00Z"/>
              </w:rPr>
            </w:pPr>
            <w:ins w:id="410" w:author="Michael Gofron" w:date="2015-06-10T22:28:00Z">
              <w:r>
                <w:rPr>
                  <w:rFonts w:ascii="Times New Roman" w:eastAsia="Times New Roman" w:hAnsi="Times New Roman" w:cs="Times New Roman"/>
                  <w:color w:val="222222"/>
                  <w:sz w:val="24"/>
                  <w:shd w:val="clear" w:color="auto" w:fill="FEFEFE"/>
                </w:rPr>
                <w:t>Training Data</w:t>
              </w:r>
            </w:ins>
          </w:p>
        </w:tc>
        <w:tc>
          <w:tcPr>
            <w:tcW w:w="2340" w:type="dxa"/>
            <w:tcMar>
              <w:top w:w="100" w:type="dxa"/>
              <w:left w:w="100" w:type="dxa"/>
              <w:bottom w:w="100" w:type="dxa"/>
              <w:right w:w="100" w:type="dxa"/>
            </w:tcMar>
          </w:tcPr>
          <w:p w14:paraId="6BFAF389" w14:textId="6629D796" w:rsidR="002851D5" w:rsidRDefault="002851D5" w:rsidP="002851D5">
            <w:pPr>
              <w:pStyle w:val="normal0"/>
              <w:widowControl w:val="0"/>
              <w:spacing w:line="240" w:lineRule="auto"/>
              <w:rPr>
                <w:ins w:id="411" w:author="Michael Gofron" w:date="2015-06-10T22:28:00Z"/>
              </w:rPr>
            </w:pPr>
            <w:ins w:id="412" w:author="Michael Gofron" w:date="2015-06-10T22:28:00Z">
              <w:r>
                <w:rPr>
                  <w:rFonts w:ascii="Times New Roman" w:eastAsia="Times New Roman" w:hAnsi="Times New Roman" w:cs="Times New Roman"/>
                  <w:color w:val="222222"/>
                  <w:sz w:val="24"/>
                  <w:shd w:val="clear" w:color="auto" w:fill="FEFEFE"/>
                </w:rPr>
                <w:t>Percent Correct</w:t>
              </w:r>
            </w:ins>
            <w:ins w:id="413" w:author="Michael Gofron" w:date="2015-06-10T22:29:00Z">
              <w:r>
                <w:rPr>
                  <w:rFonts w:ascii="Times New Roman" w:eastAsia="Times New Roman" w:hAnsi="Times New Roman" w:cs="Times New Roman"/>
                  <w:color w:val="222222"/>
                  <w:sz w:val="24"/>
                  <w:shd w:val="clear" w:color="auto" w:fill="FEFEFE"/>
                </w:rPr>
                <w:t xml:space="preserve"> at Midterm Report</w:t>
              </w:r>
            </w:ins>
          </w:p>
        </w:tc>
        <w:tc>
          <w:tcPr>
            <w:tcW w:w="1880" w:type="dxa"/>
          </w:tcPr>
          <w:p w14:paraId="155DAED5" w14:textId="789AE08E" w:rsidR="002851D5" w:rsidRDefault="00604AF2" w:rsidP="002851D5">
            <w:pPr>
              <w:pStyle w:val="normal0"/>
              <w:widowControl w:val="0"/>
              <w:spacing w:line="240" w:lineRule="auto"/>
              <w:rPr>
                <w:ins w:id="414" w:author="Michael Gofron" w:date="2015-06-10T22:28:00Z"/>
                <w:rFonts w:ascii="Times New Roman" w:eastAsia="Times New Roman" w:hAnsi="Times New Roman" w:cs="Times New Roman"/>
                <w:color w:val="222222"/>
                <w:sz w:val="24"/>
                <w:shd w:val="clear" w:color="auto" w:fill="FEFEFE"/>
              </w:rPr>
            </w:pPr>
            <w:ins w:id="415" w:author="Michael Gofron" w:date="2015-06-10T22:30:00Z">
              <w:r>
                <w:rPr>
                  <w:rFonts w:ascii="Times New Roman" w:eastAsia="Times New Roman" w:hAnsi="Times New Roman" w:cs="Times New Roman"/>
                  <w:color w:val="222222"/>
                  <w:sz w:val="24"/>
                  <w:shd w:val="clear" w:color="auto" w:fill="FEFEFE"/>
                </w:rPr>
                <w:t>Percent Correct at Final Report</w:t>
              </w:r>
            </w:ins>
          </w:p>
        </w:tc>
      </w:tr>
      <w:tr w:rsidR="002851D5" w14:paraId="17E89701" w14:textId="77777777" w:rsidTr="002851D5">
        <w:trPr>
          <w:ins w:id="416" w:author="Michael Gofron" w:date="2015-06-10T22:28:00Z"/>
        </w:trPr>
        <w:tc>
          <w:tcPr>
            <w:tcW w:w="740" w:type="dxa"/>
            <w:tcMar>
              <w:top w:w="100" w:type="dxa"/>
              <w:left w:w="100" w:type="dxa"/>
              <w:bottom w:w="100" w:type="dxa"/>
              <w:right w:w="100" w:type="dxa"/>
            </w:tcMar>
          </w:tcPr>
          <w:p w14:paraId="5B173006" w14:textId="77777777" w:rsidR="002851D5" w:rsidRDefault="002851D5" w:rsidP="002851D5">
            <w:pPr>
              <w:pStyle w:val="normal0"/>
              <w:widowControl w:val="0"/>
              <w:spacing w:line="240" w:lineRule="auto"/>
              <w:rPr>
                <w:ins w:id="417" w:author="Michael Gofron" w:date="2015-06-10T22:28:00Z"/>
              </w:rPr>
            </w:pPr>
            <w:ins w:id="418" w:author="Michael Gofron" w:date="2015-06-10T22:28:00Z">
              <w:r>
                <w:rPr>
                  <w:rFonts w:ascii="Times New Roman" w:eastAsia="Times New Roman" w:hAnsi="Times New Roman" w:cs="Times New Roman"/>
                  <w:color w:val="222222"/>
                  <w:sz w:val="24"/>
                  <w:shd w:val="clear" w:color="auto" w:fill="FEFEFE"/>
                </w:rPr>
                <w:t xml:space="preserve">2010 </w:t>
              </w:r>
            </w:ins>
          </w:p>
        </w:tc>
        <w:tc>
          <w:tcPr>
            <w:tcW w:w="2340" w:type="dxa"/>
            <w:tcMar>
              <w:top w:w="100" w:type="dxa"/>
              <w:left w:w="100" w:type="dxa"/>
              <w:bottom w:w="100" w:type="dxa"/>
              <w:right w:w="100" w:type="dxa"/>
            </w:tcMar>
          </w:tcPr>
          <w:p w14:paraId="239A3B43" w14:textId="77777777" w:rsidR="002851D5" w:rsidRDefault="002851D5" w:rsidP="002851D5">
            <w:pPr>
              <w:pStyle w:val="normal0"/>
              <w:widowControl w:val="0"/>
              <w:spacing w:line="240" w:lineRule="auto"/>
              <w:rPr>
                <w:ins w:id="419" w:author="Michael Gofron" w:date="2015-06-10T22:28:00Z"/>
              </w:rPr>
            </w:pPr>
            <w:ins w:id="420" w:author="Michael Gofron" w:date="2015-06-10T22:28:00Z">
              <w:r>
                <w:rPr>
                  <w:rFonts w:ascii="Times New Roman" w:eastAsia="Times New Roman" w:hAnsi="Times New Roman" w:cs="Times New Roman"/>
                  <w:color w:val="222222"/>
                  <w:sz w:val="24"/>
                  <w:shd w:val="clear" w:color="auto" w:fill="FEFEFE"/>
                </w:rPr>
                <w:t>Playoff Data</w:t>
              </w:r>
            </w:ins>
          </w:p>
        </w:tc>
        <w:tc>
          <w:tcPr>
            <w:tcW w:w="2340" w:type="dxa"/>
            <w:tcMar>
              <w:top w:w="100" w:type="dxa"/>
              <w:left w:w="100" w:type="dxa"/>
              <w:bottom w:w="100" w:type="dxa"/>
              <w:right w:w="100" w:type="dxa"/>
            </w:tcMar>
          </w:tcPr>
          <w:p w14:paraId="6EE02E16" w14:textId="77777777" w:rsidR="002851D5" w:rsidRDefault="002851D5" w:rsidP="002851D5">
            <w:pPr>
              <w:pStyle w:val="normal0"/>
              <w:widowControl w:val="0"/>
              <w:spacing w:line="240" w:lineRule="auto"/>
              <w:rPr>
                <w:ins w:id="421" w:author="Michael Gofron" w:date="2015-06-10T22:28:00Z"/>
              </w:rPr>
            </w:pPr>
            <w:ins w:id="422" w:author="Michael Gofron" w:date="2015-06-10T22:28:00Z">
              <w:r>
                <w:rPr>
                  <w:rFonts w:ascii="Times New Roman" w:eastAsia="Times New Roman" w:hAnsi="Times New Roman" w:cs="Times New Roman"/>
                  <w:color w:val="222222"/>
                  <w:sz w:val="24"/>
                  <w:shd w:val="clear" w:color="auto" w:fill="FEFEFE"/>
                </w:rPr>
                <w:t>Regular Season</w:t>
              </w:r>
            </w:ins>
          </w:p>
        </w:tc>
        <w:tc>
          <w:tcPr>
            <w:tcW w:w="2340" w:type="dxa"/>
            <w:tcMar>
              <w:top w:w="100" w:type="dxa"/>
              <w:left w:w="100" w:type="dxa"/>
              <w:bottom w:w="100" w:type="dxa"/>
              <w:right w:w="100" w:type="dxa"/>
            </w:tcMar>
          </w:tcPr>
          <w:p w14:paraId="2954FD67" w14:textId="77777777" w:rsidR="002851D5" w:rsidRDefault="002851D5" w:rsidP="002851D5">
            <w:pPr>
              <w:pStyle w:val="normal0"/>
              <w:widowControl w:val="0"/>
              <w:spacing w:line="240" w:lineRule="auto"/>
              <w:rPr>
                <w:ins w:id="423" w:author="Michael Gofron" w:date="2015-06-10T22:28:00Z"/>
              </w:rPr>
            </w:pPr>
            <w:ins w:id="424" w:author="Michael Gofron" w:date="2015-06-10T22:28:00Z">
              <w:r>
                <w:rPr>
                  <w:rFonts w:ascii="Times New Roman" w:eastAsia="Times New Roman" w:hAnsi="Times New Roman" w:cs="Times New Roman"/>
                  <w:color w:val="222222"/>
                  <w:sz w:val="24"/>
                  <w:shd w:val="clear" w:color="auto" w:fill="FEFEFE"/>
                </w:rPr>
                <w:t>0.603174603175</w:t>
              </w:r>
            </w:ins>
          </w:p>
        </w:tc>
        <w:tc>
          <w:tcPr>
            <w:tcW w:w="1880" w:type="dxa"/>
          </w:tcPr>
          <w:p w14:paraId="3C8A1230" w14:textId="2142A77D" w:rsidR="002851D5" w:rsidRDefault="00AF0CE0" w:rsidP="002851D5">
            <w:pPr>
              <w:pStyle w:val="normal0"/>
              <w:widowControl w:val="0"/>
              <w:spacing w:line="240" w:lineRule="auto"/>
              <w:rPr>
                <w:ins w:id="425" w:author="Michael Gofron" w:date="2015-06-10T22:28:00Z"/>
                <w:rFonts w:ascii="Times New Roman" w:eastAsia="Times New Roman" w:hAnsi="Times New Roman" w:cs="Times New Roman"/>
                <w:color w:val="222222"/>
                <w:sz w:val="24"/>
                <w:shd w:val="clear" w:color="auto" w:fill="FEFEFE"/>
              </w:rPr>
            </w:pPr>
            <w:ins w:id="426" w:author="Michael Gofron" w:date="2015-06-10T22:30:00Z">
              <w:r>
                <w:rPr>
                  <w:rFonts w:ascii="Times New Roman" w:eastAsia="Times New Roman" w:hAnsi="Times New Roman" w:cs="Times New Roman"/>
                  <w:color w:val="222222"/>
                  <w:sz w:val="24"/>
                  <w:shd w:val="clear" w:color="auto" w:fill="FEFEFE"/>
                </w:rPr>
                <w:t>0.650793650794</w:t>
              </w:r>
            </w:ins>
          </w:p>
        </w:tc>
      </w:tr>
      <w:tr w:rsidR="002851D5" w14:paraId="19D9F9A0" w14:textId="77777777" w:rsidTr="002851D5">
        <w:trPr>
          <w:ins w:id="427" w:author="Michael Gofron" w:date="2015-06-10T22:28:00Z"/>
        </w:trPr>
        <w:tc>
          <w:tcPr>
            <w:tcW w:w="740" w:type="dxa"/>
            <w:tcMar>
              <w:top w:w="100" w:type="dxa"/>
              <w:left w:w="100" w:type="dxa"/>
              <w:bottom w:w="100" w:type="dxa"/>
              <w:right w:w="100" w:type="dxa"/>
            </w:tcMar>
          </w:tcPr>
          <w:p w14:paraId="50F5B37D" w14:textId="77777777" w:rsidR="002851D5" w:rsidRDefault="002851D5" w:rsidP="002851D5">
            <w:pPr>
              <w:pStyle w:val="normal0"/>
              <w:widowControl w:val="0"/>
              <w:spacing w:line="240" w:lineRule="auto"/>
              <w:rPr>
                <w:ins w:id="428" w:author="Michael Gofron" w:date="2015-06-10T22:28:00Z"/>
              </w:rPr>
            </w:pPr>
            <w:ins w:id="429" w:author="Michael Gofron" w:date="2015-06-10T22:28:00Z">
              <w:r>
                <w:rPr>
                  <w:rFonts w:ascii="Times New Roman" w:eastAsia="Times New Roman" w:hAnsi="Times New Roman" w:cs="Times New Roman"/>
                  <w:color w:val="222222"/>
                  <w:sz w:val="24"/>
                  <w:shd w:val="clear" w:color="auto" w:fill="FEFEFE"/>
                </w:rPr>
                <w:t xml:space="preserve">2011 </w:t>
              </w:r>
            </w:ins>
          </w:p>
        </w:tc>
        <w:tc>
          <w:tcPr>
            <w:tcW w:w="2340" w:type="dxa"/>
            <w:tcMar>
              <w:top w:w="100" w:type="dxa"/>
              <w:left w:w="100" w:type="dxa"/>
              <w:bottom w:w="100" w:type="dxa"/>
              <w:right w:w="100" w:type="dxa"/>
            </w:tcMar>
          </w:tcPr>
          <w:p w14:paraId="7CF3B01A" w14:textId="77777777" w:rsidR="002851D5" w:rsidRDefault="002851D5" w:rsidP="002851D5">
            <w:pPr>
              <w:pStyle w:val="normal0"/>
              <w:widowControl w:val="0"/>
              <w:spacing w:line="240" w:lineRule="auto"/>
              <w:rPr>
                <w:ins w:id="430" w:author="Michael Gofron" w:date="2015-06-10T22:28:00Z"/>
              </w:rPr>
            </w:pPr>
            <w:ins w:id="431" w:author="Michael Gofron" w:date="2015-06-10T22:28:00Z">
              <w:r>
                <w:rPr>
                  <w:rFonts w:ascii="Times New Roman" w:eastAsia="Times New Roman" w:hAnsi="Times New Roman" w:cs="Times New Roman"/>
                  <w:color w:val="222222"/>
                  <w:sz w:val="24"/>
                  <w:shd w:val="clear" w:color="auto" w:fill="FEFEFE"/>
                </w:rPr>
                <w:t>Playoff Data</w:t>
              </w:r>
            </w:ins>
          </w:p>
        </w:tc>
        <w:tc>
          <w:tcPr>
            <w:tcW w:w="2340" w:type="dxa"/>
            <w:tcMar>
              <w:top w:w="100" w:type="dxa"/>
              <w:left w:w="100" w:type="dxa"/>
              <w:bottom w:w="100" w:type="dxa"/>
              <w:right w:w="100" w:type="dxa"/>
            </w:tcMar>
          </w:tcPr>
          <w:p w14:paraId="2BB7D2A7" w14:textId="77777777" w:rsidR="002851D5" w:rsidRDefault="002851D5" w:rsidP="002851D5">
            <w:pPr>
              <w:pStyle w:val="normal0"/>
              <w:widowControl w:val="0"/>
              <w:spacing w:line="240" w:lineRule="auto"/>
              <w:rPr>
                <w:ins w:id="432" w:author="Michael Gofron" w:date="2015-06-10T22:28:00Z"/>
              </w:rPr>
            </w:pPr>
            <w:ins w:id="433" w:author="Michael Gofron" w:date="2015-06-10T22:28:00Z">
              <w:r>
                <w:rPr>
                  <w:rFonts w:ascii="Times New Roman" w:eastAsia="Times New Roman" w:hAnsi="Times New Roman" w:cs="Times New Roman"/>
                  <w:color w:val="222222"/>
                  <w:sz w:val="24"/>
                  <w:shd w:val="clear" w:color="auto" w:fill="FEFEFE"/>
                </w:rPr>
                <w:t>Regular Season</w:t>
              </w:r>
            </w:ins>
          </w:p>
        </w:tc>
        <w:tc>
          <w:tcPr>
            <w:tcW w:w="2340" w:type="dxa"/>
            <w:tcMar>
              <w:top w:w="100" w:type="dxa"/>
              <w:left w:w="100" w:type="dxa"/>
              <w:bottom w:w="100" w:type="dxa"/>
              <w:right w:w="100" w:type="dxa"/>
            </w:tcMar>
          </w:tcPr>
          <w:p w14:paraId="46191839" w14:textId="77777777" w:rsidR="002851D5" w:rsidRDefault="002851D5" w:rsidP="002851D5">
            <w:pPr>
              <w:pStyle w:val="normal0"/>
              <w:widowControl w:val="0"/>
              <w:spacing w:line="240" w:lineRule="auto"/>
              <w:rPr>
                <w:ins w:id="434" w:author="Michael Gofron" w:date="2015-06-10T22:28:00Z"/>
              </w:rPr>
            </w:pPr>
            <w:ins w:id="435" w:author="Michael Gofron" w:date="2015-06-10T22:28:00Z">
              <w:r>
                <w:rPr>
                  <w:rFonts w:ascii="Times New Roman" w:eastAsia="Times New Roman" w:hAnsi="Times New Roman" w:cs="Times New Roman"/>
                  <w:color w:val="222222"/>
                  <w:sz w:val="24"/>
                  <w:shd w:val="clear" w:color="auto" w:fill="FEFEFE"/>
                </w:rPr>
                <w:t>0.68253968254</w:t>
              </w:r>
            </w:ins>
          </w:p>
        </w:tc>
        <w:tc>
          <w:tcPr>
            <w:tcW w:w="1880" w:type="dxa"/>
          </w:tcPr>
          <w:p w14:paraId="4BC32E74" w14:textId="152034DD" w:rsidR="002851D5" w:rsidRDefault="00AF0CE0" w:rsidP="002851D5">
            <w:pPr>
              <w:pStyle w:val="normal0"/>
              <w:widowControl w:val="0"/>
              <w:spacing w:line="240" w:lineRule="auto"/>
              <w:rPr>
                <w:ins w:id="436" w:author="Michael Gofron" w:date="2015-06-10T22:28:00Z"/>
                <w:rFonts w:ascii="Times New Roman" w:eastAsia="Times New Roman" w:hAnsi="Times New Roman" w:cs="Times New Roman"/>
                <w:color w:val="222222"/>
                <w:sz w:val="24"/>
                <w:shd w:val="clear" w:color="auto" w:fill="FEFEFE"/>
              </w:rPr>
            </w:pPr>
            <w:ins w:id="437" w:author="Michael Gofron" w:date="2015-06-10T22:30:00Z">
              <w:r>
                <w:rPr>
                  <w:rFonts w:ascii="Times New Roman" w:eastAsia="Times New Roman" w:hAnsi="Times New Roman" w:cs="Times New Roman"/>
                  <w:color w:val="222222"/>
                  <w:sz w:val="24"/>
                  <w:shd w:val="clear" w:color="auto" w:fill="FEFEFE"/>
                </w:rPr>
                <w:t>0.634920634921</w:t>
              </w:r>
            </w:ins>
          </w:p>
        </w:tc>
      </w:tr>
      <w:tr w:rsidR="002851D5" w14:paraId="68EFFD4B" w14:textId="77777777" w:rsidTr="002851D5">
        <w:trPr>
          <w:ins w:id="438" w:author="Michael Gofron" w:date="2015-06-10T22:28:00Z"/>
        </w:trPr>
        <w:tc>
          <w:tcPr>
            <w:tcW w:w="740" w:type="dxa"/>
            <w:tcMar>
              <w:top w:w="100" w:type="dxa"/>
              <w:left w:w="100" w:type="dxa"/>
              <w:bottom w:w="100" w:type="dxa"/>
              <w:right w:w="100" w:type="dxa"/>
            </w:tcMar>
          </w:tcPr>
          <w:p w14:paraId="5A4A2EAA" w14:textId="77777777" w:rsidR="002851D5" w:rsidRDefault="002851D5" w:rsidP="002851D5">
            <w:pPr>
              <w:pStyle w:val="normal0"/>
              <w:widowControl w:val="0"/>
              <w:spacing w:line="240" w:lineRule="auto"/>
              <w:rPr>
                <w:ins w:id="439" w:author="Michael Gofron" w:date="2015-06-10T22:28:00Z"/>
              </w:rPr>
            </w:pPr>
            <w:ins w:id="440" w:author="Michael Gofron" w:date="2015-06-10T22:28:00Z">
              <w:r>
                <w:rPr>
                  <w:rFonts w:ascii="Times New Roman" w:eastAsia="Times New Roman" w:hAnsi="Times New Roman" w:cs="Times New Roman"/>
                  <w:color w:val="222222"/>
                  <w:sz w:val="24"/>
                  <w:shd w:val="clear" w:color="auto" w:fill="FEFEFE"/>
                </w:rPr>
                <w:t xml:space="preserve">2012 </w:t>
              </w:r>
            </w:ins>
          </w:p>
        </w:tc>
        <w:tc>
          <w:tcPr>
            <w:tcW w:w="2340" w:type="dxa"/>
            <w:tcMar>
              <w:top w:w="100" w:type="dxa"/>
              <w:left w:w="100" w:type="dxa"/>
              <w:bottom w:w="100" w:type="dxa"/>
              <w:right w:w="100" w:type="dxa"/>
            </w:tcMar>
          </w:tcPr>
          <w:p w14:paraId="6AED0ACB" w14:textId="77777777" w:rsidR="002851D5" w:rsidRDefault="002851D5" w:rsidP="002851D5">
            <w:pPr>
              <w:pStyle w:val="normal0"/>
              <w:widowControl w:val="0"/>
              <w:spacing w:line="240" w:lineRule="auto"/>
              <w:rPr>
                <w:ins w:id="441" w:author="Michael Gofron" w:date="2015-06-10T22:28:00Z"/>
              </w:rPr>
            </w:pPr>
            <w:ins w:id="442" w:author="Michael Gofron" w:date="2015-06-10T22:28:00Z">
              <w:r>
                <w:rPr>
                  <w:rFonts w:ascii="Times New Roman" w:eastAsia="Times New Roman" w:hAnsi="Times New Roman" w:cs="Times New Roman"/>
                  <w:color w:val="222222"/>
                  <w:sz w:val="24"/>
                  <w:shd w:val="clear" w:color="auto" w:fill="FEFEFE"/>
                </w:rPr>
                <w:t>Playoff Data</w:t>
              </w:r>
            </w:ins>
          </w:p>
        </w:tc>
        <w:tc>
          <w:tcPr>
            <w:tcW w:w="2340" w:type="dxa"/>
            <w:tcMar>
              <w:top w:w="100" w:type="dxa"/>
              <w:left w:w="100" w:type="dxa"/>
              <w:bottom w:w="100" w:type="dxa"/>
              <w:right w:w="100" w:type="dxa"/>
            </w:tcMar>
          </w:tcPr>
          <w:p w14:paraId="22C40230" w14:textId="77777777" w:rsidR="002851D5" w:rsidRDefault="002851D5" w:rsidP="002851D5">
            <w:pPr>
              <w:pStyle w:val="normal0"/>
              <w:widowControl w:val="0"/>
              <w:spacing w:line="240" w:lineRule="auto"/>
              <w:rPr>
                <w:ins w:id="443" w:author="Michael Gofron" w:date="2015-06-10T22:28:00Z"/>
              </w:rPr>
            </w:pPr>
            <w:ins w:id="444" w:author="Michael Gofron" w:date="2015-06-10T22:28:00Z">
              <w:r>
                <w:rPr>
                  <w:rFonts w:ascii="Times New Roman" w:eastAsia="Times New Roman" w:hAnsi="Times New Roman" w:cs="Times New Roman"/>
                  <w:color w:val="222222"/>
                  <w:sz w:val="24"/>
                  <w:shd w:val="clear" w:color="auto" w:fill="FEFEFE"/>
                </w:rPr>
                <w:t>Regular Season</w:t>
              </w:r>
            </w:ins>
          </w:p>
        </w:tc>
        <w:tc>
          <w:tcPr>
            <w:tcW w:w="2340" w:type="dxa"/>
            <w:tcMar>
              <w:top w:w="100" w:type="dxa"/>
              <w:left w:w="100" w:type="dxa"/>
              <w:bottom w:w="100" w:type="dxa"/>
              <w:right w:w="100" w:type="dxa"/>
            </w:tcMar>
          </w:tcPr>
          <w:p w14:paraId="5494A967" w14:textId="77777777" w:rsidR="002851D5" w:rsidRDefault="002851D5" w:rsidP="002851D5">
            <w:pPr>
              <w:pStyle w:val="normal0"/>
              <w:widowControl w:val="0"/>
              <w:spacing w:line="240" w:lineRule="auto"/>
              <w:rPr>
                <w:ins w:id="445" w:author="Michael Gofron" w:date="2015-06-10T22:28:00Z"/>
              </w:rPr>
            </w:pPr>
            <w:ins w:id="446" w:author="Michael Gofron" w:date="2015-06-10T22:28:00Z">
              <w:r>
                <w:rPr>
                  <w:rFonts w:ascii="Times New Roman" w:eastAsia="Times New Roman" w:hAnsi="Times New Roman" w:cs="Times New Roman"/>
                  <w:color w:val="222222"/>
                  <w:sz w:val="24"/>
                  <w:shd w:val="clear" w:color="auto" w:fill="FEFEFE"/>
                </w:rPr>
                <w:t>0.619047619048</w:t>
              </w:r>
            </w:ins>
          </w:p>
        </w:tc>
        <w:tc>
          <w:tcPr>
            <w:tcW w:w="1880" w:type="dxa"/>
          </w:tcPr>
          <w:p w14:paraId="6633B692" w14:textId="71875FBE" w:rsidR="002851D5" w:rsidRDefault="00AF0CE0" w:rsidP="002851D5">
            <w:pPr>
              <w:pStyle w:val="normal0"/>
              <w:widowControl w:val="0"/>
              <w:spacing w:line="240" w:lineRule="auto"/>
              <w:rPr>
                <w:ins w:id="447" w:author="Michael Gofron" w:date="2015-06-10T22:28:00Z"/>
                <w:rFonts w:ascii="Times New Roman" w:eastAsia="Times New Roman" w:hAnsi="Times New Roman" w:cs="Times New Roman"/>
                <w:color w:val="222222"/>
                <w:sz w:val="24"/>
                <w:shd w:val="clear" w:color="auto" w:fill="FEFEFE"/>
              </w:rPr>
            </w:pPr>
            <w:ins w:id="448" w:author="Michael Gofron" w:date="2015-06-10T22:31:00Z">
              <w:r>
                <w:rPr>
                  <w:rFonts w:ascii="Times New Roman" w:eastAsia="Times New Roman" w:hAnsi="Times New Roman" w:cs="Times New Roman"/>
                  <w:color w:val="222222"/>
                  <w:sz w:val="24"/>
                  <w:shd w:val="clear" w:color="auto" w:fill="FEFEFE"/>
                </w:rPr>
                <w:t>0.682539682540</w:t>
              </w:r>
            </w:ins>
          </w:p>
        </w:tc>
      </w:tr>
      <w:tr w:rsidR="002851D5" w14:paraId="6DBFD148" w14:textId="77777777" w:rsidTr="002851D5">
        <w:trPr>
          <w:ins w:id="449" w:author="Michael Gofron" w:date="2015-06-10T22:28:00Z"/>
        </w:trPr>
        <w:tc>
          <w:tcPr>
            <w:tcW w:w="740" w:type="dxa"/>
            <w:tcMar>
              <w:top w:w="100" w:type="dxa"/>
              <w:left w:w="100" w:type="dxa"/>
              <w:bottom w:w="100" w:type="dxa"/>
              <w:right w:w="100" w:type="dxa"/>
            </w:tcMar>
          </w:tcPr>
          <w:p w14:paraId="59D5028E" w14:textId="77777777" w:rsidR="002851D5" w:rsidRDefault="002851D5" w:rsidP="002851D5">
            <w:pPr>
              <w:pStyle w:val="normal0"/>
              <w:widowControl w:val="0"/>
              <w:spacing w:line="240" w:lineRule="auto"/>
              <w:rPr>
                <w:ins w:id="450" w:author="Michael Gofron" w:date="2015-06-10T22:28:00Z"/>
              </w:rPr>
            </w:pPr>
            <w:ins w:id="451" w:author="Michael Gofron" w:date="2015-06-10T22:28:00Z">
              <w:r>
                <w:rPr>
                  <w:rFonts w:ascii="Times New Roman" w:eastAsia="Times New Roman" w:hAnsi="Times New Roman" w:cs="Times New Roman"/>
                  <w:color w:val="222222"/>
                  <w:sz w:val="24"/>
                  <w:shd w:val="clear" w:color="auto" w:fill="FEFEFE"/>
                </w:rPr>
                <w:t xml:space="preserve">2013 </w:t>
              </w:r>
            </w:ins>
          </w:p>
        </w:tc>
        <w:tc>
          <w:tcPr>
            <w:tcW w:w="2340" w:type="dxa"/>
            <w:tcMar>
              <w:top w:w="100" w:type="dxa"/>
              <w:left w:w="100" w:type="dxa"/>
              <w:bottom w:w="100" w:type="dxa"/>
              <w:right w:w="100" w:type="dxa"/>
            </w:tcMar>
          </w:tcPr>
          <w:p w14:paraId="5BCFF965" w14:textId="77777777" w:rsidR="002851D5" w:rsidRDefault="002851D5" w:rsidP="002851D5">
            <w:pPr>
              <w:pStyle w:val="normal0"/>
              <w:widowControl w:val="0"/>
              <w:spacing w:line="240" w:lineRule="auto"/>
              <w:rPr>
                <w:ins w:id="452" w:author="Michael Gofron" w:date="2015-06-10T22:28:00Z"/>
              </w:rPr>
            </w:pPr>
            <w:ins w:id="453" w:author="Michael Gofron" w:date="2015-06-10T22:28:00Z">
              <w:r>
                <w:rPr>
                  <w:rFonts w:ascii="Times New Roman" w:eastAsia="Times New Roman" w:hAnsi="Times New Roman" w:cs="Times New Roman"/>
                  <w:color w:val="222222"/>
                  <w:sz w:val="24"/>
                  <w:shd w:val="clear" w:color="auto" w:fill="FEFEFE"/>
                </w:rPr>
                <w:t>Playoff Data</w:t>
              </w:r>
            </w:ins>
          </w:p>
        </w:tc>
        <w:tc>
          <w:tcPr>
            <w:tcW w:w="2340" w:type="dxa"/>
            <w:tcMar>
              <w:top w:w="100" w:type="dxa"/>
              <w:left w:w="100" w:type="dxa"/>
              <w:bottom w:w="100" w:type="dxa"/>
              <w:right w:w="100" w:type="dxa"/>
            </w:tcMar>
          </w:tcPr>
          <w:p w14:paraId="549F828A" w14:textId="77777777" w:rsidR="002851D5" w:rsidRDefault="002851D5" w:rsidP="002851D5">
            <w:pPr>
              <w:pStyle w:val="normal0"/>
              <w:widowControl w:val="0"/>
              <w:spacing w:line="240" w:lineRule="auto"/>
              <w:rPr>
                <w:ins w:id="454" w:author="Michael Gofron" w:date="2015-06-10T22:28:00Z"/>
              </w:rPr>
            </w:pPr>
            <w:ins w:id="455" w:author="Michael Gofron" w:date="2015-06-10T22:28:00Z">
              <w:r>
                <w:rPr>
                  <w:rFonts w:ascii="Times New Roman" w:eastAsia="Times New Roman" w:hAnsi="Times New Roman" w:cs="Times New Roman"/>
                  <w:color w:val="222222"/>
                  <w:sz w:val="24"/>
                  <w:shd w:val="clear" w:color="auto" w:fill="FEFEFE"/>
                </w:rPr>
                <w:t>Regular Season</w:t>
              </w:r>
            </w:ins>
          </w:p>
        </w:tc>
        <w:tc>
          <w:tcPr>
            <w:tcW w:w="2340" w:type="dxa"/>
            <w:tcMar>
              <w:top w:w="100" w:type="dxa"/>
              <w:left w:w="100" w:type="dxa"/>
              <w:bottom w:w="100" w:type="dxa"/>
              <w:right w:w="100" w:type="dxa"/>
            </w:tcMar>
          </w:tcPr>
          <w:p w14:paraId="065FC2BA" w14:textId="77777777" w:rsidR="002851D5" w:rsidRDefault="002851D5" w:rsidP="002851D5">
            <w:pPr>
              <w:pStyle w:val="normal0"/>
              <w:widowControl w:val="0"/>
              <w:spacing w:line="240" w:lineRule="auto"/>
              <w:rPr>
                <w:ins w:id="456" w:author="Michael Gofron" w:date="2015-06-10T22:28:00Z"/>
              </w:rPr>
            </w:pPr>
            <w:ins w:id="457" w:author="Michael Gofron" w:date="2015-06-10T22:28:00Z">
              <w:r>
                <w:rPr>
                  <w:rFonts w:ascii="Times New Roman" w:eastAsia="Times New Roman" w:hAnsi="Times New Roman" w:cs="Times New Roman"/>
                  <w:color w:val="222222"/>
                  <w:sz w:val="24"/>
                  <w:shd w:val="clear" w:color="auto" w:fill="FEFEFE"/>
                </w:rPr>
                <w:t>0.634920634921</w:t>
              </w:r>
            </w:ins>
          </w:p>
        </w:tc>
        <w:tc>
          <w:tcPr>
            <w:tcW w:w="1880" w:type="dxa"/>
          </w:tcPr>
          <w:p w14:paraId="22BDFDD6" w14:textId="7170DE07" w:rsidR="002851D5" w:rsidRDefault="00AF0CE0" w:rsidP="002851D5">
            <w:pPr>
              <w:pStyle w:val="normal0"/>
              <w:widowControl w:val="0"/>
              <w:spacing w:line="240" w:lineRule="auto"/>
              <w:rPr>
                <w:ins w:id="458" w:author="Michael Gofron" w:date="2015-06-10T22:28:00Z"/>
                <w:rFonts w:ascii="Times New Roman" w:eastAsia="Times New Roman" w:hAnsi="Times New Roman" w:cs="Times New Roman"/>
                <w:color w:val="222222"/>
                <w:sz w:val="24"/>
                <w:shd w:val="clear" w:color="auto" w:fill="FEFEFE"/>
              </w:rPr>
            </w:pPr>
            <w:ins w:id="459" w:author="Michael Gofron" w:date="2015-06-10T22:31:00Z">
              <w:r>
                <w:rPr>
                  <w:rFonts w:ascii="Times New Roman" w:eastAsia="Times New Roman" w:hAnsi="Times New Roman" w:cs="Times New Roman"/>
                  <w:color w:val="222222"/>
                  <w:sz w:val="24"/>
                  <w:shd w:val="clear" w:color="auto" w:fill="FEFEFE"/>
                </w:rPr>
                <w:t>0.650793650794</w:t>
              </w:r>
            </w:ins>
          </w:p>
        </w:tc>
      </w:tr>
      <w:tr w:rsidR="002851D5" w14:paraId="56B392C2" w14:textId="77777777" w:rsidTr="002851D5">
        <w:trPr>
          <w:ins w:id="460" w:author="Michael Gofron" w:date="2015-06-10T22:28:00Z"/>
        </w:trPr>
        <w:tc>
          <w:tcPr>
            <w:tcW w:w="740" w:type="dxa"/>
            <w:tcMar>
              <w:top w:w="100" w:type="dxa"/>
              <w:left w:w="100" w:type="dxa"/>
              <w:bottom w:w="100" w:type="dxa"/>
              <w:right w:w="100" w:type="dxa"/>
            </w:tcMar>
          </w:tcPr>
          <w:p w14:paraId="72CCAF7D" w14:textId="77777777" w:rsidR="002851D5" w:rsidRDefault="002851D5" w:rsidP="002851D5">
            <w:pPr>
              <w:pStyle w:val="normal0"/>
              <w:widowControl w:val="0"/>
              <w:spacing w:line="240" w:lineRule="auto"/>
              <w:rPr>
                <w:ins w:id="461" w:author="Michael Gofron" w:date="2015-06-10T22:28:00Z"/>
              </w:rPr>
            </w:pPr>
            <w:ins w:id="462" w:author="Michael Gofron" w:date="2015-06-10T22:28:00Z">
              <w:r>
                <w:rPr>
                  <w:rFonts w:ascii="Times New Roman" w:eastAsia="Times New Roman" w:hAnsi="Times New Roman" w:cs="Times New Roman"/>
                  <w:color w:val="222222"/>
                  <w:sz w:val="24"/>
                  <w:shd w:val="clear" w:color="auto" w:fill="FEFEFE"/>
                </w:rPr>
                <w:t xml:space="preserve">2014 </w:t>
              </w:r>
            </w:ins>
          </w:p>
        </w:tc>
        <w:tc>
          <w:tcPr>
            <w:tcW w:w="2340" w:type="dxa"/>
            <w:tcMar>
              <w:top w:w="100" w:type="dxa"/>
              <w:left w:w="100" w:type="dxa"/>
              <w:bottom w:w="100" w:type="dxa"/>
              <w:right w:w="100" w:type="dxa"/>
            </w:tcMar>
          </w:tcPr>
          <w:p w14:paraId="317543D3" w14:textId="77777777" w:rsidR="002851D5" w:rsidRDefault="002851D5" w:rsidP="002851D5">
            <w:pPr>
              <w:pStyle w:val="normal0"/>
              <w:widowControl w:val="0"/>
              <w:spacing w:line="240" w:lineRule="auto"/>
              <w:rPr>
                <w:ins w:id="463" w:author="Michael Gofron" w:date="2015-06-10T22:28:00Z"/>
              </w:rPr>
            </w:pPr>
            <w:ins w:id="464" w:author="Michael Gofron" w:date="2015-06-10T22:28:00Z">
              <w:r>
                <w:rPr>
                  <w:rFonts w:ascii="Times New Roman" w:eastAsia="Times New Roman" w:hAnsi="Times New Roman" w:cs="Times New Roman"/>
                  <w:color w:val="222222"/>
                  <w:sz w:val="24"/>
                  <w:shd w:val="clear" w:color="auto" w:fill="FEFEFE"/>
                </w:rPr>
                <w:t>Playoff Data</w:t>
              </w:r>
            </w:ins>
          </w:p>
        </w:tc>
        <w:tc>
          <w:tcPr>
            <w:tcW w:w="2340" w:type="dxa"/>
            <w:tcMar>
              <w:top w:w="100" w:type="dxa"/>
              <w:left w:w="100" w:type="dxa"/>
              <w:bottom w:w="100" w:type="dxa"/>
              <w:right w:w="100" w:type="dxa"/>
            </w:tcMar>
          </w:tcPr>
          <w:p w14:paraId="7AB7C167" w14:textId="77777777" w:rsidR="002851D5" w:rsidRDefault="002851D5" w:rsidP="002851D5">
            <w:pPr>
              <w:pStyle w:val="normal0"/>
              <w:widowControl w:val="0"/>
              <w:spacing w:line="240" w:lineRule="auto"/>
              <w:rPr>
                <w:ins w:id="465" w:author="Michael Gofron" w:date="2015-06-10T22:28:00Z"/>
              </w:rPr>
            </w:pPr>
            <w:ins w:id="466" w:author="Michael Gofron" w:date="2015-06-10T22:28:00Z">
              <w:r>
                <w:rPr>
                  <w:rFonts w:ascii="Times New Roman" w:eastAsia="Times New Roman" w:hAnsi="Times New Roman" w:cs="Times New Roman"/>
                  <w:color w:val="222222"/>
                  <w:sz w:val="24"/>
                  <w:shd w:val="clear" w:color="auto" w:fill="FEFEFE"/>
                </w:rPr>
                <w:t>Regular Season</w:t>
              </w:r>
            </w:ins>
          </w:p>
        </w:tc>
        <w:tc>
          <w:tcPr>
            <w:tcW w:w="2340" w:type="dxa"/>
            <w:tcMar>
              <w:top w:w="100" w:type="dxa"/>
              <w:left w:w="100" w:type="dxa"/>
              <w:bottom w:w="100" w:type="dxa"/>
              <w:right w:w="100" w:type="dxa"/>
            </w:tcMar>
          </w:tcPr>
          <w:p w14:paraId="76837EC1" w14:textId="77777777" w:rsidR="002851D5" w:rsidRDefault="002851D5" w:rsidP="002851D5">
            <w:pPr>
              <w:pStyle w:val="normal0"/>
              <w:widowControl w:val="0"/>
              <w:spacing w:line="240" w:lineRule="auto"/>
              <w:rPr>
                <w:ins w:id="467" w:author="Michael Gofron" w:date="2015-06-10T22:28:00Z"/>
              </w:rPr>
            </w:pPr>
            <w:ins w:id="468" w:author="Michael Gofron" w:date="2015-06-10T22:28:00Z">
              <w:r>
                <w:rPr>
                  <w:rFonts w:ascii="Times New Roman" w:eastAsia="Times New Roman" w:hAnsi="Times New Roman" w:cs="Times New Roman"/>
                  <w:color w:val="222222"/>
                  <w:sz w:val="24"/>
                  <w:shd w:val="clear" w:color="auto" w:fill="FEFEFE"/>
                </w:rPr>
                <w:t>0.619047619048</w:t>
              </w:r>
            </w:ins>
          </w:p>
        </w:tc>
        <w:tc>
          <w:tcPr>
            <w:tcW w:w="1880" w:type="dxa"/>
          </w:tcPr>
          <w:p w14:paraId="2DA2B983" w14:textId="1202A2DD" w:rsidR="002851D5" w:rsidRDefault="00AF0CE0" w:rsidP="002851D5">
            <w:pPr>
              <w:pStyle w:val="normal0"/>
              <w:widowControl w:val="0"/>
              <w:spacing w:line="240" w:lineRule="auto"/>
              <w:rPr>
                <w:ins w:id="469" w:author="Michael Gofron" w:date="2015-06-10T22:28:00Z"/>
                <w:rFonts w:ascii="Times New Roman" w:eastAsia="Times New Roman" w:hAnsi="Times New Roman" w:cs="Times New Roman"/>
                <w:color w:val="222222"/>
                <w:sz w:val="24"/>
                <w:shd w:val="clear" w:color="auto" w:fill="FEFEFE"/>
              </w:rPr>
            </w:pPr>
            <w:ins w:id="470" w:author="Michael Gofron" w:date="2015-06-10T22:31:00Z">
              <w:r>
                <w:rPr>
                  <w:rFonts w:ascii="Times New Roman" w:eastAsia="Times New Roman" w:hAnsi="Times New Roman" w:cs="Times New Roman"/>
                  <w:color w:val="222222"/>
                  <w:sz w:val="24"/>
                  <w:shd w:val="clear" w:color="auto" w:fill="FEFEFE"/>
                </w:rPr>
                <w:t>0.730158730159</w:t>
              </w:r>
            </w:ins>
          </w:p>
        </w:tc>
      </w:tr>
      <w:tr w:rsidR="002851D5" w14:paraId="0FC565D3" w14:textId="77777777" w:rsidTr="002851D5">
        <w:trPr>
          <w:ins w:id="471" w:author="Michael Gofron" w:date="2015-06-10T22:28:00Z"/>
        </w:trPr>
        <w:tc>
          <w:tcPr>
            <w:tcW w:w="740" w:type="dxa"/>
            <w:tcMar>
              <w:top w:w="100" w:type="dxa"/>
              <w:left w:w="100" w:type="dxa"/>
              <w:bottom w:w="100" w:type="dxa"/>
              <w:right w:w="100" w:type="dxa"/>
            </w:tcMar>
          </w:tcPr>
          <w:p w14:paraId="4211F0D9" w14:textId="77777777" w:rsidR="002851D5" w:rsidRDefault="002851D5" w:rsidP="002851D5">
            <w:pPr>
              <w:pStyle w:val="normal0"/>
              <w:widowControl w:val="0"/>
              <w:spacing w:line="240" w:lineRule="auto"/>
              <w:rPr>
                <w:ins w:id="472" w:author="Michael Gofron" w:date="2015-06-10T22:28:00Z"/>
              </w:rPr>
            </w:pPr>
            <w:ins w:id="473" w:author="Michael Gofron" w:date="2015-06-10T22:28:00Z">
              <w:r>
                <w:rPr>
                  <w:rFonts w:ascii="Times New Roman" w:eastAsia="Times New Roman" w:hAnsi="Times New Roman" w:cs="Times New Roman"/>
                  <w:color w:val="222222"/>
                  <w:sz w:val="24"/>
                  <w:shd w:val="clear" w:color="auto" w:fill="FEFEFE"/>
                </w:rPr>
                <w:t xml:space="preserve">2015 </w:t>
              </w:r>
            </w:ins>
          </w:p>
        </w:tc>
        <w:tc>
          <w:tcPr>
            <w:tcW w:w="2340" w:type="dxa"/>
            <w:tcMar>
              <w:top w:w="100" w:type="dxa"/>
              <w:left w:w="100" w:type="dxa"/>
              <w:bottom w:w="100" w:type="dxa"/>
              <w:right w:w="100" w:type="dxa"/>
            </w:tcMar>
          </w:tcPr>
          <w:p w14:paraId="45517C8A" w14:textId="77777777" w:rsidR="002851D5" w:rsidRDefault="002851D5" w:rsidP="002851D5">
            <w:pPr>
              <w:pStyle w:val="normal0"/>
              <w:widowControl w:val="0"/>
              <w:spacing w:line="240" w:lineRule="auto"/>
              <w:rPr>
                <w:ins w:id="474" w:author="Michael Gofron" w:date="2015-06-10T22:28:00Z"/>
              </w:rPr>
            </w:pPr>
            <w:ins w:id="475" w:author="Michael Gofron" w:date="2015-06-10T22:28:00Z">
              <w:r>
                <w:rPr>
                  <w:rFonts w:ascii="Times New Roman" w:eastAsia="Times New Roman" w:hAnsi="Times New Roman" w:cs="Times New Roman"/>
                  <w:color w:val="222222"/>
                  <w:sz w:val="24"/>
                  <w:shd w:val="clear" w:color="auto" w:fill="FEFEFE"/>
                </w:rPr>
                <w:t>Playoff Data</w:t>
              </w:r>
            </w:ins>
          </w:p>
        </w:tc>
        <w:tc>
          <w:tcPr>
            <w:tcW w:w="2340" w:type="dxa"/>
            <w:tcMar>
              <w:top w:w="100" w:type="dxa"/>
              <w:left w:w="100" w:type="dxa"/>
              <w:bottom w:w="100" w:type="dxa"/>
              <w:right w:w="100" w:type="dxa"/>
            </w:tcMar>
          </w:tcPr>
          <w:p w14:paraId="62238D74" w14:textId="77777777" w:rsidR="002851D5" w:rsidRDefault="002851D5" w:rsidP="002851D5">
            <w:pPr>
              <w:pStyle w:val="normal0"/>
              <w:widowControl w:val="0"/>
              <w:spacing w:line="240" w:lineRule="auto"/>
              <w:rPr>
                <w:ins w:id="476" w:author="Michael Gofron" w:date="2015-06-10T22:28:00Z"/>
              </w:rPr>
            </w:pPr>
            <w:ins w:id="477" w:author="Michael Gofron" w:date="2015-06-10T22:28:00Z">
              <w:r>
                <w:rPr>
                  <w:rFonts w:ascii="Times New Roman" w:eastAsia="Times New Roman" w:hAnsi="Times New Roman" w:cs="Times New Roman"/>
                  <w:color w:val="222222"/>
                  <w:sz w:val="24"/>
                  <w:shd w:val="clear" w:color="auto" w:fill="FEFEFE"/>
                </w:rPr>
                <w:t>Regular Season</w:t>
              </w:r>
            </w:ins>
          </w:p>
        </w:tc>
        <w:tc>
          <w:tcPr>
            <w:tcW w:w="2340" w:type="dxa"/>
            <w:tcMar>
              <w:top w:w="100" w:type="dxa"/>
              <w:left w:w="100" w:type="dxa"/>
              <w:bottom w:w="100" w:type="dxa"/>
              <w:right w:w="100" w:type="dxa"/>
            </w:tcMar>
          </w:tcPr>
          <w:p w14:paraId="08F67462" w14:textId="77777777" w:rsidR="002851D5" w:rsidRDefault="002851D5" w:rsidP="002851D5">
            <w:pPr>
              <w:pStyle w:val="normal0"/>
              <w:widowControl w:val="0"/>
              <w:spacing w:line="240" w:lineRule="auto"/>
              <w:rPr>
                <w:ins w:id="478" w:author="Michael Gofron" w:date="2015-06-10T22:28:00Z"/>
              </w:rPr>
            </w:pPr>
            <w:ins w:id="479" w:author="Michael Gofron" w:date="2015-06-10T22:28:00Z">
              <w:r>
                <w:rPr>
                  <w:rFonts w:ascii="Times New Roman" w:eastAsia="Times New Roman" w:hAnsi="Times New Roman" w:cs="Times New Roman"/>
                  <w:color w:val="222222"/>
                  <w:sz w:val="24"/>
                  <w:shd w:val="clear" w:color="auto" w:fill="FEFEFE"/>
                </w:rPr>
                <w:t>0.777777777778</w:t>
              </w:r>
            </w:ins>
          </w:p>
        </w:tc>
        <w:tc>
          <w:tcPr>
            <w:tcW w:w="1880" w:type="dxa"/>
          </w:tcPr>
          <w:p w14:paraId="71DB93E3" w14:textId="0A2EB68E" w:rsidR="002851D5" w:rsidRDefault="00AF0CE0" w:rsidP="002851D5">
            <w:pPr>
              <w:pStyle w:val="normal0"/>
              <w:widowControl w:val="0"/>
              <w:spacing w:line="240" w:lineRule="auto"/>
              <w:rPr>
                <w:ins w:id="480" w:author="Michael Gofron" w:date="2015-06-10T22:28:00Z"/>
                <w:rFonts w:ascii="Times New Roman" w:eastAsia="Times New Roman" w:hAnsi="Times New Roman" w:cs="Times New Roman"/>
                <w:color w:val="222222"/>
                <w:sz w:val="24"/>
                <w:shd w:val="clear" w:color="auto" w:fill="FEFEFE"/>
              </w:rPr>
            </w:pPr>
            <w:ins w:id="481" w:author="Michael Gofron" w:date="2015-06-10T22:31:00Z">
              <w:r>
                <w:rPr>
                  <w:rFonts w:ascii="Times New Roman" w:eastAsia="Times New Roman" w:hAnsi="Times New Roman" w:cs="Times New Roman"/>
                  <w:color w:val="222222"/>
                  <w:sz w:val="24"/>
                  <w:shd w:val="clear" w:color="auto" w:fill="FEFEFE"/>
                </w:rPr>
                <w:t>0.730158730159</w:t>
              </w:r>
            </w:ins>
          </w:p>
        </w:tc>
      </w:tr>
      <w:tr w:rsidR="002851D5" w14:paraId="198032CE" w14:textId="77777777" w:rsidTr="002851D5">
        <w:trPr>
          <w:ins w:id="482" w:author="Michael Gofron" w:date="2015-06-10T22:28:00Z"/>
        </w:trPr>
        <w:tc>
          <w:tcPr>
            <w:tcW w:w="740" w:type="dxa"/>
            <w:tcMar>
              <w:top w:w="100" w:type="dxa"/>
              <w:left w:w="100" w:type="dxa"/>
              <w:bottom w:w="100" w:type="dxa"/>
              <w:right w:w="100" w:type="dxa"/>
            </w:tcMar>
          </w:tcPr>
          <w:p w14:paraId="22E01AF5" w14:textId="77777777" w:rsidR="002851D5" w:rsidRDefault="002851D5" w:rsidP="002851D5">
            <w:pPr>
              <w:pStyle w:val="normal0"/>
              <w:widowControl w:val="0"/>
              <w:spacing w:line="240" w:lineRule="auto"/>
              <w:rPr>
                <w:ins w:id="483" w:author="Michael Gofron" w:date="2015-06-10T22:28:00Z"/>
              </w:rPr>
            </w:pPr>
            <w:ins w:id="484" w:author="Michael Gofron" w:date="2015-06-10T22:28:00Z">
              <w:r>
                <w:rPr>
                  <w:rFonts w:ascii="Times New Roman" w:eastAsia="Times New Roman" w:hAnsi="Times New Roman" w:cs="Times New Roman"/>
                  <w:color w:val="222222"/>
                  <w:sz w:val="24"/>
                  <w:shd w:val="clear" w:color="auto" w:fill="FEFEFE"/>
                </w:rPr>
                <w:t xml:space="preserve">2010-2015 </w:t>
              </w:r>
            </w:ins>
          </w:p>
        </w:tc>
        <w:tc>
          <w:tcPr>
            <w:tcW w:w="2340" w:type="dxa"/>
            <w:tcMar>
              <w:top w:w="100" w:type="dxa"/>
              <w:left w:w="100" w:type="dxa"/>
              <w:bottom w:w="100" w:type="dxa"/>
              <w:right w:w="100" w:type="dxa"/>
            </w:tcMar>
          </w:tcPr>
          <w:p w14:paraId="0A76F18A" w14:textId="77777777" w:rsidR="002851D5" w:rsidRDefault="002851D5" w:rsidP="002851D5">
            <w:pPr>
              <w:pStyle w:val="normal0"/>
              <w:widowControl w:val="0"/>
              <w:spacing w:line="240" w:lineRule="auto"/>
              <w:rPr>
                <w:ins w:id="485" w:author="Michael Gofron" w:date="2015-06-10T22:28:00Z"/>
              </w:rPr>
            </w:pPr>
            <w:ins w:id="486" w:author="Michael Gofron" w:date="2015-06-10T22:28:00Z">
              <w:r>
                <w:rPr>
                  <w:rFonts w:ascii="Times New Roman" w:eastAsia="Times New Roman" w:hAnsi="Times New Roman" w:cs="Times New Roman"/>
                  <w:color w:val="222222"/>
                  <w:sz w:val="24"/>
                  <w:shd w:val="clear" w:color="auto" w:fill="FEFEFE"/>
                </w:rPr>
                <w:t>Playoff Data</w:t>
              </w:r>
            </w:ins>
          </w:p>
        </w:tc>
        <w:tc>
          <w:tcPr>
            <w:tcW w:w="2340" w:type="dxa"/>
            <w:tcMar>
              <w:top w:w="100" w:type="dxa"/>
              <w:left w:w="100" w:type="dxa"/>
              <w:bottom w:w="100" w:type="dxa"/>
              <w:right w:w="100" w:type="dxa"/>
            </w:tcMar>
          </w:tcPr>
          <w:p w14:paraId="101CE805" w14:textId="77777777" w:rsidR="002851D5" w:rsidRDefault="002851D5" w:rsidP="002851D5">
            <w:pPr>
              <w:pStyle w:val="normal0"/>
              <w:widowControl w:val="0"/>
              <w:spacing w:line="240" w:lineRule="auto"/>
              <w:rPr>
                <w:ins w:id="487" w:author="Michael Gofron" w:date="2015-06-10T22:28:00Z"/>
              </w:rPr>
            </w:pPr>
            <w:ins w:id="488" w:author="Michael Gofron" w:date="2015-06-10T22:28:00Z">
              <w:r>
                <w:rPr>
                  <w:rFonts w:ascii="Times New Roman" w:eastAsia="Times New Roman" w:hAnsi="Times New Roman" w:cs="Times New Roman"/>
                  <w:color w:val="222222"/>
                  <w:sz w:val="24"/>
                  <w:shd w:val="clear" w:color="auto" w:fill="FEFEFE"/>
                </w:rPr>
                <w:t>Regular Season</w:t>
              </w:r>
            </w:ins>
          </w:p>
        </w:tc>
        <w:tc>
          <w:tcPr>
            <w:tcW w:w="2340" w:type="dxa"/>
            <w:tcMar>
              <w:top w:w="100" w:type="dxa"/>
              <w:left w:w="100" w:type="dxa"/>
              <w:bottom w:w="100" w:type="dxa"/>
              <w:right w:w="100" w:type="dxa"/>
            </w:tcMar>
          </w:tcPr>
          <w:p w14:paraId="3FFDB3BA" w14:textId="77777777" w:rsidR="002851D5" w:rsidRDefault="002851D5" w:rsidP="002851D5">
            <w:pPr>
              <w:pStyle w:val="normal0"/>
              <w:widowControl w:val="0"/>
              <w:spacing w:line="240" w:lineRule="auto"/>
              <w:rPr>
                <w:ins w:id="489" w:author="Michael Gofron" w:date="2015-06-10T22:28:00Z"/>
              </w:rPr>
            </w:pPr>
            <w:ins w:id="490" w:author="Michael Gofron" w:date="2015-06-10T22:28:00Z">
              <w:r>
                <w:rPr>
                  <w:rFonts w:ascii="Times New Roman" w:eastAsia="Times New Roman" w:hAnsi="Times New Roman" w:cs="Times New Roman"/>
                  <w:color w:val="222222"/>
                  <w:sz w:val="24"/>
                  <w:shd w:val="clear" w:color="auto" w:fill="FEFEFE"/>
                </w:rPr>
                <w:t>0.571428571429</w:t>
              </w:r>
            </w:ins>
          </w:p>
        </w:tc>
        <w:tc>
          <w:tcPr>
            <w:tcW w:w="1880" w:type="dxa"/>
          </w:tcPr>
          <w:p w14:paraId="02E4AAFC" w14:textId="3D1E16E4" w:rsidR="002851D5" w:rsidRDefault="00AF0CE0" w:rsidP="002851D5">
            <w:pPr>
              <w:pStyle w:val="normal0"/>
              <w:widowControl w:val="0"/>
              <w:spacing w:line="240" w:lineRule="auto"/>
              <w:rPr>
                <w:ins w:id="491" w:author="Michael Gofron" w:date="2015-06-10T22:28:00Z"/>
                <w:rFonts w:ascii="Times New Roman" w:eastAsia="Times New Roman" w:hAnsi="Times New Roman" w:cs="Times New Roman"/>
                <w:color w:val="222222"/>
                <w:sz w:val="24"/>
                <w:shd w:val="clear" w:color="auto" w:fill="FEFEFE"/>
              </w:rPr>
            </w:pPr>
            <w:ins w:id="492" w:author="Michael Gofron" w:date="2015-06-10T22:31:00Z">
              <w:r>
                <w:rPr>
                  <w:rFonts w:ascii="Times New Roman" w:eastAsia="Times New Roman" w:hAnsi="Times New Roman" w:cs="Times New Roman"/>
                  <w:color w:val="222222"/>
                  <w:sz w:val="24"/>
                  <w:shd w:val="clear" w:color="auto" w:fill="FEFEFE"/>
                </w:rPr>
                <w:t>0.669312169312</w:t>
              </w:r>
            </w:ins>
          </w:p>
        </w:tc>
      </w:tr>
    </w:tbl>
    <w:p w14:paraId="2CC80C29" w14:textId="3F8ECC39" w:rsidR="00F578D5" w:rsidRDefault="00F578D5" w:rsidP="00F5658F">
      <w:pPr>
        <w:rPr>
          <w:ins w:id="493" w:author="Michael Gofron" w:date="2015-06-10T22:45:00Z"/>
        </w:rPr>
      </w:pPr>
    </w:p>
    <w:p w14:paraId="643D8E2E" w14:textId="77777777" w:rsidR="00F578D5" w:rsidRDefault="00F578D5">
      <w:pPr>
        <w:rPr>
          <w:ins w:id="494" w:author="Michael Gofron" w:date="2015-06-10T22:45:00Z"/>
        </w:rPr>
      </w:pPr>
      <w:ins w:id="495" w:author="Michael Gofron" w:date="2015-06-10T22:45:00Z">
        <w:r>
          <w:br w:type="page"/>
        </w:r>
      </w:ins>
    </w:p>
    <w:p w14:paraId="656A7170" w14:textId="65DEF983" w:rsidR="0057468C" w:rsidRDefault="000D6060" w:rsidP="000D6060">
      <w:pPr>
        <w:jc w:val="center"/>
        <w:rPr>
          <w:ins w:id="496" w:author="Michael Gofron" w:date="2015-06-10T22:45:00Z"/>
        </w:rPr>
        <w:pPrChange w:id="497" w:author="Michael Gofron" w:date="2015-06-10T23:14:00Z">
          <w:pPr/>
        </w:pPrChange>
      </w:pPr>
      <w:ins w:id="498" w:author="Michael Gofron" w:date="2015-06-10T23:14:00Z">
        <w:r>
          <w:t xml:space="preserve">Figure 3. </w:t>
        </w:r>
      </w:ins>
      <w:ins w:id="499" w:author="Michael Gofron" w:date="2015-06-10T22:45:00Z">
        <w:r w:rsidR="001A3893">
          <w:t>Example of o</w:t>
        </w:r>
        <w:r w:rsidR="00F578D5">
          <w:t>utputted Bracket</w:t>
        </w:r>
      </w:ins>
    </w:p>
    <w:p w14:paraId="244FC5D0" w14:textId="5EB8F6D2" w:rsidR="001A3893" w:rsidRDefault="001A3893" w:rsidP="00F5658F">
      <w:ins w:id="500" w:author="Michael Gofron" w:date="2015-06-10T22:45:00Z">
        <w:r>
          <w:rPr>
            <w:noProof/>
            <w:lang w:eastAsia="en-US"/>
          </w:rPr>
          <w:drawing>
            <wp:inline distT="0" distB="0" distL="0" distR="0" wp14:anchorId="6127CA6A" wp14:editId="4499E37C">
              <wp:extent cx="5478145" cy="4343400"/>
              <wp:effectExtent l="0" t="0" r="8255" b="0"/>
              <wp:docPr id="3" name="Picture 3" descr="Macintosh HD:Users:user:Documents:Northwestern:SPRING2015:EECS_349:FinalProject:gh-pages:Images:terminal_output_br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ser:Documents:Northwestern:SPRING2015:EECS_349:FinalProject:gh-pages:Images:terminal_output_brack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4343400"/>
                      </a:xfrm>
                      <a:prstGeom prst="rect">
                        <a:avLst/>
                      </a:prstGeom>
                      <a:noFill/>
                      <a:ln>
                        <a:noFill/>
                      </a:ln>
                    </pic:spPr>
                  </pic:pic>
                </a:graphicData>
              </a:graphic>
            </wp:inline>
          </w:drawing>
        </w:r>
      </w:ins>
    </w:p>
    <w:sectPr w:rsidR="001A3893" w:rsidSect="00F5658F">
      <w:foot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BD3A0B" w14:textId="77777777" w:rsidR="00213272" w:rsidRDefault="00213272" w:rsidP="00F80629">
      <w:r>
        <w:separator/>
      </w:r>
    </w:p>
  </w:endnote>
  <w:endnote w:type="continuationSeparator" w:id="0">
    <w:p w14:paraId="62144589" w14:textId="77777777" w:rsidR="00213272" w:rsidRDefault="00213272" w:rsidP="00F80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CBCFCB" w14:textId="466A0A9D" w:rsidR="00213272" w:rsidRDefault="00213272" w:rsidP="00F80629">
    <w:pPr>
      <w:pStyle w:val="Header"/>
      <w:pPrChange w:id="501" w:author="Michael Gofron" w:date="2015-06-10T21:56:00Z">
        <w:pPr>
          <w:pStyle w:val="Footer"/>
        </w:pPr>
      </w:pPrChan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AC2E11" w14:textId="77777777" w:rsidR="00213272" w:rsidRDefault="00213272" w:rsidP="00F80629">
      <w:r>
        <w:separator/>
      </w:r>
    </w:p>
  </w:footnote>
  <w:footnote w:type="continuationSeparator" w:id="0">
    <w:p w14:paraId="577B943B" w14:textId="77777777" w:rsidR="00213272" w:rsidRDefault="00213272" w:rsidP="00F806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02EBA"/>
    <w:multiLevelType w:val="hybridMultilevel"/>
    <w:tmpl w:val="A7E8D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F07C48"/>
    <w:multiLevelType w:val="multilevel"/>
    <w:tmpl w:val="3F0882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visionView w:markup="0"/>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58F"/>
    <w:rsid w:val="00037D4D"/>
    <w:rsid w:val="0008045D"/>
    <w:rsid w:val="000D6060"/>
    <w:rsid w:val="000F03A4"/>
    <w:rsid w:val="00153E5D"/>
    <w:rsid w:val="001A3893"/>
    <w:rsid w:val="001A58D5"/>
    <w:rsid w:val="001C1A5A"/>
    <w:rsid w:val="001D14BB"/>
    <w:rsid w:val="001E1B11"/>
    <w:rsid w:val="00213272"/>
    <w:rsid w:val="00246586"/>
    <w:rsid w:val="002851D5"/>
    <w:rsid w:val="00296CE1"/>
    <w:rsid w:val="002A36FA"/>
    <w:rsid w:val="002D2EBC"/>
    <w:rsid w:val="002E373A"/>
    <w:rsid w:val="003D4194"/>
    <w:rsid w:val="004124E4"/>
    <w:rsid w:val="004332D8"/>
    <w:rsid w:val="00482A34"/>
    <w:rsid w:val="00507E9E"/>
    <w:rsid w:val="00527564"/>
    <w:rsid w:val="005316C1"/>
    <w:rsid w:val="00551AD8"/>
    <w:rsid w:val="0057050F"/>
    <w:rsid w:val="0057468C"/>
    <w:rsid w:val="00586ECF"/>
    <w:rsid w:val="00604AF2"/>
    <w:rsid w:val="00691FAA"/>
    <w:rsid w:val="006A6424"/>
    <w:rsid w:val="006C3BDC"/>
    <w:rsid w:val="006F3C7A"/>
    <w:rsid w:val="00732168"/>
    <w:rsid w:val="00776AF6"/>
    <w:rsid w:val="00796ADD"/>
    <w:rsid w:val="008806B1"/>
    <w:rsid w:val="008D0277"/>
    <w:rsid w:val="008D1879"/>
    <w:rsid w:val="008E73FB"/>
    <w:rsid w:val="009439E2"/>
    <w:rsid w:val="00995741"/>
    <w:rsid w:val="009F479F"/>
    <w:rsid w:val="00A13522"/>
    <w:rsid w:val="00A60AF0"/>
    <w:rsid w:val="00AF0CE0"/>
    <w:rsid w:val="00B02AED"/>
    <w:rsid w:val="00B2637B"/>
    <w:rsid w:val="00BC17A8"/>
    <w:rsid w:val="00C371EA"/>
    <w:rsid w:val="00C856EF"/>
    <w:rsid w:val="00D33C10"/>
    <w:rsid w:val="00D975A2"/>
    <w:rsid w:val="00DD7AB3"/>
    <w:rsid w:val="00DE655D"/>
    <w:rsid w:val="00DF0ADE"/>
    <w:rsid w:val="00EB7A58"/>
    <w:rsid w:val="00F0384F"/>
    <w:rsid w:val="00F4789B"/>
    <w:rsid w:val="00F5658F"/>
    <w:rsid w:val="00F578D5"/>
    <w:rsid w:val="00F806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1879"/>
    <w:pPr>
      <w:ind w:left="720"/>
      <w:contextualSpacing/>
    </w:pPr>
  </w:style>
  <w:style w:type="paragraph" w:styleId="BalloonText">
    <w:name w:val="Balloon Text"/>
    <w:basedOn w:val="Normal"/>
    <w:link w:val="BalloonTextChar"/>
    <w:uiPriority w:val="99"/>
    <w:semiHidden/>
    <w:unhideWhenUsed/>
    <w:rsid w:val="00BC17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17A8"/>
    <w:rPr>
      <w:rFonts w:ascii="Lucida Grande" w:hAnsi="Lucida Grande" w:cs="Lucida Grande"/>
      <w:sz w:val="18"/>
      <w:szCs w:val="18"/>
    </w:rPr>
  </w:style>
  <w:style w:type="paragraph" w:styleId="Revision">
    <w:name w:val="Revision"/>
    <w:hidden/>
    <w:uiPriority w:val="99"/>
    <w:semiHidden/>
    <w:rsid w:val="0008045D"/>
  </w:style>
  <w:style w:type="paragraph" w:customStyle="1" w:styleId="normal0">
    <w:name w:val="normal"/>
    <w:rsid w:val="00DF0ADE"/>
    <w:pPr>
      <w:spacing w:line="276" w:lineRule="auto"/>
    </w:pPr>
    <w:rPr>
      <w:rFonts w:ascii="Arial" w:eastAsia="Arial" w:hAnsi="Arial" w:cs="Arial"/>
      <w:color w:val="000000"/>
      <w:sz w:val="22"/>
      <w:szCs w:val="20"/>
      <w:lang w:eastAsia="en-US"/>
    </w:rPr>
  </w:style>
  <w:style w:type="paragraph" w:styleId="Header">
    <w:name w:val="header"/>
    <w:basedOn w:val="Normal"/>
    <w:link w:val="HeaderChar"/>
    <w:uiPriority w:val="99"/>
    <w:unhideWhenUsed/>
    <w:rsid w:val="00F80629"/>
    <w:pPr>
      <w:tabs>
        <w:tab w:val="center" w:pos="4320"/>
        <w:tab w:val="right" w:pos="8640"/>
      </w:tabs>
    </w:pPr>
  </w:style>
  <w:style w:type="character" w:customStyle="1" w:styleId="HeaderChar">
    <w:name w:val="Header Char"/>
    <w:basedOn w:val="DefaultParagraphFont"/>
    <w:link w:val="Header"/>
    <w:uiPriority w:val="99"/>
    <w:rsid w:val="00F80629"/>
  </w:style>
  <w:style w:type="paragraph" w:styleId="Footer">
    <w:name w:val="footer"/>
    <w:basedOn w:val="Normal"/>
    <w:link w:val="FooterChar"/>
    <w:uiPriority w:val="99"/>
    <w:unhideWhenUsed/>
    <w:rsid w:val="00F80629"/>
    <w:pPr>
      <w:tabs>
        <w:tab w:val="center" w:pos="4320"/>
        <w:tab w:val="right" w:pos="8640"/>
      </w:tabs>
    </w:pPr>
  </w:style>
  <w:style w:type="character" w:customStyle="1" w:styleId="FooterChar">
    <w:name w:val="Footer Char"/>
    <w:basedOn w:val="DefaultParagraphFont"/>
    <w:link w:val="Footer"/>
    <w:uiPriority w:val="99"/>
    <w:rsid w:val="00F80629"/>
  </w:style>
  <w:style w:type="character" w:styleId="PageNumber">
    <w:name w:val="page number"/>
    <w:basedOn w:val="DefaultParagraphFont"/>
    <w:uiPriority w:val="99"/>
    <w:semiHidden/>
    <w:unhideWhenUsed/>
    <w:rsid w:val="00F80629"/>
  </w:style>
  <w:style w:type="character" w:styleId="Hyperlink">
    <w:name w:val="Hyperlink"/>
    <w:basedOn w:val="DefaultParagraphFont"/>
    <w:uiPriority w:val="99"/>
    <w:unhideWhenUsed/>
    <w:rsid w:val="001A58D5"/>
    <w:rPr>
      <w:color w:val="0000FF" w:themeColor="hyperlink"/>
      <w:u w:val="single"/>
    </w:rPr>
  </w:style>
  <w:style w:type="character" w:styleId="FollowedHyperlink">
    <w:name w:val="FollowedHyperlink"/>
    <w:basedOn w:val="DefaultParagraphFont"/>
    <w:uiPriority w:val="99"/>
    <w:semiHidden/>
    <w:unhideWhenUsed/>
    <w:rsid w:val="001A58D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1879"/>
    <w:pPr>
      <w:ind w:left="720"/>
      <w:contextualSpacing/>
    </w:pPr>
  </w:style>
  <w:style w:type="paragraph" w:styleId="BalloonText">
    <w:name w:val="Balloon Text"/>
    <w:basedOn w:val="Normal"/>
    <w:link w:val="BalloonTextChar"/>
    <w:uiPriority w:val="99"/>
    <w:semiHidden/>
    <w:unhideWhenUsed/>
    <w:rsid w:val="00BC17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17A8"/>
    <w:rPr>
      <w:rFonts w:ascii="Lucida Grande" w:hAnsi="Lucida Grande" w:cs="Lucida Grande"/>
      <w:sz w:val="18"/>
      <w:szCs w:val="18"/>
    </w:rPr>
  </w:style>
  <w:style w:type="paragraph" w:styleId="Revision">
    <w:name w:val="Revision"/>
    <w:hidden/>
    <w:uiPriority w:val="99"/>
    <w:semiHidden/>
    <w:rsid w:val="0008045D"/>
  </w:style>
  <w:style w:type="paragraph" w:customStyle="1" w:styleId="normal0">
    <w:name w:val="normal"/>
    <w:rsid w:val="00DF0ADE"/>
    <w:pPr>
      <w:spacing w:line="276" w:lineRule="auto"/>
    </w:pPr>
    <w:rPr>
      <w:rFonts w:ascii="Arial" w:eastAsia="Arial" w:hAnsi="Arial" w:cs="Arial"/>
      <w:color w:val="000000"/>
      <w:sz w:val="22"/>
      <w:szCs w:val="20"/>
      <w:lang w:eastAsia="en-US"/>
    </w:rPr>
  </w:style>
  <w:style w:type="paragraph" w:styleId="Header">
    <w:name w:val="header"/>
    <w:basedOn w:val="Normal"/>
    <w:link w:val="HeaderChar"/>
    <w:uiPriority w:val="99"/>
    <w:unhideWhenUsed/>
    <w:rsid w:val="00F80629"/>
    <w:pPr>
      <w:tabs>
        <w:tab w:val="center" w:pos="4320"/>
        <w:tab w:val="right" w:pos="8640"/>
      </w:tabs>
    </w:pPr>
  </w:style>
  <w:style w:type="character" w:customStyle="1" w:styleId="HeaderChar">
    <w:name w:val="Header Char"/>
    <w:basedOn w:val="DefaultParagraphFont"/>
    <w:link w:val="Header"/>
    <w:uiPriority w:val="99"/>
    <w:rsid w:val="00F80629"/>
  </w:style>
  <w:style w:type="paragraph" w:styleId="Footer">
    <w:name w:val="footer"/>
    <w:basedOn w:val="Normal"/>
    <w:link w:val="FooterChar"/>
    <w:uiPriority w:val="99"/>
    <w:unhideWhenUsed/>
    <w:rsid w:val="00F80629"/>
    <w:pPr>
      <w:tabs>
        <w:tab w:val="center" w:pos="4320"/>
        <w:tab w:val="right" w:pos="8640"/>
      </w:tabs>
    </w:pPr>
  </w:style>
  <w:style w:type="character" w:customStyle="1" w:styleId="FooterChar">
    <w:name w:val="Footer Char"/>
    <w:basedOn w:val="DefaultParagraphFont"/>
    <w:link w:val="Footer"/>
    <w:uiPriority w:val="99"/>
    <w:rsid w:val="00F80629"/>
  </w:style>
  <w:style w:type="character" w:styleId="PageNumber">
    <w:name w:val="page number"/>
    <w:basedOn w:val="DefaultParagraphFont"/>
    <w:uiPriority w:val="99"/>
    <w:semiHidden/>
    <w:unhideWhenUsed/>
    <w:rsid w:val="00F80629"/>
  </w:style>
  <w:style w:type="character" w:styleId="Hyperlink">
    <w:name w:val="Hyperlink"/>
    <w:basedOn w:val="DefaultParagraphFont"/>
    <w:uiPriority w:val="99"/>
    <w:unhideWhenUsed/>
    <w:rsid w:val="001A58D5"/>
    <w:rPr>
      <w:color w:val="0000FF" w:themeColor="hyperlink"/>
      <w:u w:val="single"/>
    </w:rPr>
  </w:style>
  <w:style w:type="character" w:styleId="FollowedHyperlink">
    <w:name w:val="FollowedHyperlink"/>
    <w:basedOn w:val="DefaultParagraphFont"/>
    <w:uiPriority w:val="99"/>
    <w:semiHidden/>
    <w:unhideWhenUsed/>
    <w:rsid w:val="001A58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CAC224-6CF5-944D-8FD5-332D79A67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Pages>
  <Words>1797</Words>
  <Characters>10246</Characters>
  <Application>Microsoft Macintosh Word</Application>
  <DocSecurity>0</DocSecurity>
  <Lines>85</Lines>
  <Paragraphs>24</Paragraphs>
  <ScaleCrop>false</ScaleCrop>
  <Company/>
  <LinksUpToDate>false</LinksUpToDate>
  <CharactersWithSpaces>12019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Gofron</cp:lastModifiedBy>
  <cp:revision>16</cp:revision>
  <cp:lastPrinted>2015-06-11T03:50:00Z</cp:lastPrinted>
  <dcterms:created xsi:type="dcterms:W3CDTF">2015-06-11T03:50:00Z</dcterms:created>
  <dcterms:modified xsi:type="dcterms:W3CDTF">2015-06-11T04:15:00Z</dcterms:modified>
</cp:coreProperties>
</file>